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B1EB6B" w14:textId="11CFFBF1" w:rsidR="003E5ECD" w:rsidRDefault="003E5ECD">
      <w:pPr>
        <w:spacing w:line="259" w:lineRule="auto"/>
        <w:rPr>
          <w:b/>
          <w:bCs/>
          <w:color w:val="FF0000"/>
          <w:sz w:val="32"/>
          <w:szCs w:val="32"/>
        </w:rPr>
      </w:pPr>
      <w:bookmarkStart w:id="0" w:name="_Hlk135402454"/>
      <w:bookmarkEnd w:id="0"/>
      <w:r>
        <w:rPr>
          <w:b/>
          <w:bCs/>
          <w:color w:val="FF0000"/>
          <w:sz w:val="32"/>
          <w:szCs w:val="32"/>
        </w:rPr>
        <w:br w:type="page"/>
      </w:r>
    </w:p>
    <w:sdt>
      <w:sdtPr>
        <w:rPr>
          <w:rFonts w:asciiTheme="minorHAnsi" w:eastAsiaTheme="minorHAnsi" w:hAnsiTheme="minorHAnsi" w:cstheme="minorBidi"/>
          <w:color w:val="auto"/>
          <w:sz w:val="19"/>
          <w:szCs w:val="22"/>
          <w:lang w:eastAsia="en-US"/>
        </w:rPr>
        <w:id w:val="1040314077"/>
        <w:docPartObj>
          <w:docPartGallery w:val="Table of Contents"/>
          <w:docPartUnique/>
        </w:docPartObj>
      </w:sdtPr>
      <w:sdtEndPr>
        <w:rPr>
          <w:b/>
          <w:bCs/>
        </w:rPr>
      </w:sdtEndPr>
      <w:sdtContent>
        <w:p w14:paraId="6CFAC343" w14:textId="2BB64C7D" w:rsidR="003E5ECD" w:rsidRDefault="003E5ECD">
          <w:pPr>
            <w:pStyle w:val="Kopvaninhoudsopgave"/>
          </w:pPr>
          <w:r>
            <w:t>Inhoud</w:t>
          </w:r>
        </w:p>
        <w:p w14:paraId="54A07857" w14:textId="72EFCE91" w:rsidR="00C573AA" w:rsidRDefault="003E5ECD">
          <w:pPr>
            <w:pStyle w:val="Inhopg1"/>
            <w:tabs>
              <w:tab w:val="right" w:leader="dot" w:pos="9062"/>
            </w:tabs>
            <w:rPr>
              <w:rFonts w:eastAsiaTheme="minorEastAsia"/>
              <w:noProof/>
              <w:sz w:val="22"/>
              <w:lang w:eastAsia="nl-NL"/>
            </w:rPr>
          </w:pPr>
          <w:r>
            <w:fldChar w:fldCharType="begin"/>
          </w:r>
          <w:r>
            <w:instrText xml:space="preserve"> TOC \o "1-3" \h \z \u </w:instrText>
          </w:r>
          <w:r>
            <w:fldChar w:fldCharType="separate"/>
          </w:r>
          <w:hyperlink w:anchor="_Toc171083981" w:history="1">
            <w:r w:rsidR="00C573AA" w:rsidRPr="00B201E5">
              <w:rPr>
                <w:rStyle w:val="Hyperlink"/>
                <w:noProof/>
              </w:rPr>
              <w:t>Inleiding</w:t>
            </w:r>
            <w:r w:rsidR="00C573AA">
              <w:rPr>
                <w:noProof/>
                <w:webHidden/>
              </w:rPr>
              <w:tab/>
            </w:r>
            <w:r w:rsidR="00C573AA">
              <w:rPr>
                <w:noProof/>
                <w:webHidden/>
              </w:rPr>
              <w:fldChar w:fldCharType="begin"/>
            </w:r>
            <w:r w:rsidR="00C573AA">
              <w:rPr>
                <w:noProof/>
                <w:webHidden/>
              </w:rPr>
              <w:instrText xml:space="preserve"> PAGEREF _Toc171083981 \h </w:instrText>
            </w:r>
            <w:r w:rsidR="00C573AA">
              <w:rPr>
                <w:noProof/>
                <w:webHidden/>
              </w:rPr>
            </w:r>
            <w:r w:rsidR="00C573AA">
              <w:rPr>
                <w:noProof/>
                <w:webHidden/>
              </w:rPr>
              <w:fldChar w:fldCharType="separate"/>
            </w:r>
            <w:r w:rsidR="00C573AA">
              <w:rPr>
                <w:noProof/>
                <w:webHidden/>
              </w:rPr>
              <w:t>4</w:t>
            </w:r>
            <w:r w:rsidR="00C573AA">
              <w:rPr>
                <w:noProof/>
                <w:webHidden/>
              </w:rPr>
              <w:fldChar w:fldCharType="end"/>
            </w:r>
          </w:hyperlink>
        </w:p>
        <w:p w14:paraId="2B358244" w14:textId="60A4412C" w:rsidR="00C573AA" w:rsidRDefault="001E1A28">
          <w:pPr>
            <w:pStyle w:val="Inhopg1"/>
            <w:tabs>
              <w:tab w:val="left" w:pos="440"/>
              <w:tab w:val="right" w:leader="dot" w:pos="9062"/>
            </w:tabs>
            <w:rPr>
              <w:rFonts w:eastAsiaTheme="minorEastAsia"/>
              <w:noProof/>
              <w:sz w:val="22"/>
              <w:lang w:eastAsia="nl-NL"/>
            </w:rPr>
          </w:pPr>
          <w:hyperlink w:anchor="_Toc171083982" w:history="1">
            <w:r w:rsidR="00C573AA" w:rsidRPr="00B201E5">
              <w:rPr>
                <w:rStyle w:val="Hyperlink"/>
                <w:noProof/>
              </w:rPr>
              <w:t>1.</w:t>
            </w:r>
            <w:r w:rsidR="00C573AA">
              <w:rPr>
                <w:rFonts w:eastAsiaTheme="minorEastAsia"/>
                <w:noProof/>
                <w:sz w:val="22"/>
                <w:lang w:eastAsia="nl-NL"/>
              </w:rPr>
              <w:tab/>
            </w:r>
            <w:r w:rsidR="00C573AA" w:rsidRPr="00B201E5">
              <w:rPr>
                <w:rStyle w:val="Hyperlink"/>
                <w:noProof/>
              </w:rPr>
              <w:t>Rijbaan (baansoort)</w:t>
            </w:r>
            <w:r w:rsidR="00C573AA">
              <w:rPr>
                <w:noProof/>
                <w:webHidden/>
              </w:rPr>
              <w:tab/>
            </w:r>
            <w:r w:rsidR="00C573AA">
              <w:rPr>
                <w:noProof/>
                <w:webHidden/>
              </w:rPr>
              <w:fldChar w:fldCharType="begin"/>
            </w:r>
            <w:r w:rsidR="00C573AA">
              <w:rPr>
                <w:noProof/>
                <w:webHidden/>
              </w:rPr>
              <w:instrText xml:space="preserve"> PAGEREF _Toc171083982 \h </w:instrText>
            </w:r>
            <w:r w:rsidR="00C573AA">
              <w:rPr>
                <w:noProof/>
                <w:webHidden/>
              </w:rPr>
            </w:r>
            <w:r w:rsidR="00C573AA">
              <w:rPr>
                <w:noProof/>
                <w:webHidden/>
              </w:rPr>
              <w:fldChar w:fldCharType="separate"/>
            </w:r>
            <w:r w:rsidR="00C573AA">
              <w:rPr>
                <w:noProof/>
                <w:webHidden/>
              </w:rPr>
              <w:t>5</w:t>
            </w:r>
            <w:r w:rsidR="00C573AA">
              <w:rPr>
                <w:noProof/>
                <w:webHidden/>
              </w:rPr>
              <w:fldChar w:fldCharType="end"/>
            </w:r>
          </w:hyperlink>
        </w:p>
        <w:p w14:paraId="3ED32A51" w14:textId="355C3A04" w:rsidR="00C573AA" w:rsidRDefault="001E1A28">
          <w:pPr>
            <w:pStyle w:val="Inhopg2"/>
            <w:tabs>
              <w:tab w:val="left" w:pos="660"/>
              <w:tab w:val="right" w:leader="dot" w:pos="9062"/>
            </w:tabs>
            <w:rPr>
              <w:rFonts w:eastAsiaTheme="minorEastAsia"/>
              <w:noProof/>
              <w:sz w:val="22"/>
              <w:lang w:eastAsia="nl-NL"/>
            </w:rPr>
          </w:pPr>
          <w:hyperlink w:anchor="_Toc171083983" w:history="1">
            <w:r w:rsidR="00C573AA" w:rsidRPr="00B201E5">
              <w:rPr>
                <w:rStyle w:val="Hyperlink"/>
                <w:noProof/>
              </w:rPr>
              <w:t>1.1</w:t>
            </w:r>
            <w:r w:rsidR="00C573AA">
              <w:rPr>
                <w:rFonts w:eastAsiaTheme="minorEastAsia"/>
                <w:noProof/>
                <w:sz w:val="22"/>
                <w:lang w:eastAsia="nl-NL"/>
              </w:rPr>
              <w:tab/>
            </w:r>
            <w:r w:rsidR="00C573AA" w:rsidRPr="00B201E5">
              <w:rPr>
                <w:rStyle w:val="Hyperlink"/>
                <w:noProof/>
              </w:rPr>
              <w:t>Hoofdrijbaan (baansubsoort HR)</w:t>
            </w:r>
            <w:r w:rsidR="00C573AA">
              <w:rPr>
                <w:noProof/>
                <w:webHidden/>
              </w:rPr>
              <w:tab/>
            </w:r>
            <w:r w:rsidR="00C573AA">
              <w:rPr>
                <w:noProof/>
                <w:webHidden/>
              </w:rPr>
              <w:fldChar w:fldCharType="begin"/>
            </w:r>
            <w:r w:rsidR="00C573AA">
              <w:rPr>
                <w:noProof/>
                <w:webHidden/>
              </w:rPr>
              <w:instrText xml:space="preserve"> PAGEREF _Toc171083983 \h </w:instrText>
            </w:r>
            <w:r w:rsidR="00C573AA">
              <w:rPr>
                <w:noProof/>
                <w:webHidden/>
              </w:rPr>
            </w:r>
            <w:r w:rsidR="00C573AA">
              <w:rPr>
                <w:noProof/>
                <w:webHidden/>
              </w:rPr>
              <w:fldChar w:fldCharType="separate"/>
            </w:r>
            <w:r w:rsidR="00C573AA">
              <w:rPr>
                <w:noProof/>
                <w:webHidden/>
              </w:rPr>
              <w:t>5</w:t>
            </w:r>
            <w:r w:rsidR="00C573AA">
              <w:rPr>
                <w:noProof/>
                <w:webHidden/>
              </w:rPr>
              <w:fldChar w:fldCharType="end"/>
            </w:r>
          </w:hyperlink>
        </w:p>
        <w:p w14:paraId="460B476F" w14:textId="2325BADF" w:rsidR="00C573AA" w:rsidRDefault="001E1A28">
          <w:pPr>
            <w:pStyle w:val="Inhopg2"/>
            <w:tabs>
              <w:tab w:val="left" w:pos="660"/>
              <w:tab w:val="right" w:leader="dot" w:pos="9062"/>
            </w:tabs>
            <w:rPr>
              <w:rFonts w:eastAsiaTheme="minorEastAsia"/>
              <w:noProof/>
              <w:sz w:val="22"/>
              <w:lang w:eastAsia="nl-NL"/>
            </w:rPr>
          </w:pPr>
          <w:hyperlink w:anchor="_Toc171083984" w:history="1">
            <w:r w:rsidR="00C573AA" w:rsidRPr="00B201E5">
              <w:rPr>
                <w:rStyle w:val="Hyperlink"/>
                <w:noProof/>
              </w:rPr>
              <w:t>1.2</w:t>
            </w:r>
            <w:r w:rsidR="00C573AA">
              <w:rPr>
                <w:rFonts w:eastAsiaTheme="minorEastAsia"/>
                <w:noProof/>
                <w:sz w:val="22"/>
                <w:lang w:eastAsia="nl-NL"/>
              </w:rPr>
              <w:tab/>
            </w:r>
            <w:r w:rsidR="00C573AA" w:rsidRPr="00B201E5">
              <w:rPr>
                <w:rStyle w:val="Hyperlink"/>
                <w:noProof/>
              </w:rPr>
              <w:t>Rijbaan (baansubsoort RB)</w:t>
            </w:r>
            <w:r w:rsidR="00C573AA">
              <w:rPr>
                <w:noProof/>
                <w:webHidden/>
              </w:rPr>
              <w:tab/>
            </w:r>
            <w:r w:rsidR="00C573AA">
              <w:rPr>
                <w:noProof/>
                <w:webHidden/>
              </w:rPr>
              <w:fldChar w:fldCharType="begin"/>
            </w:r>
            <w:r w:rsidR="00C573AA">
              <w:rPr>
                <w:noProof/>
                <w:webHidden/>
              </w:rPr>
              <w:instrText xml:space="preserve"> PAGEREF _Toc171083984 \h </w:instrText>
            </w:r>
            <w:r w:rsidR="00C573AA">
              <w:rPr>
                <w:noProof/>
                <w:webHidden/>
              </w:rPr>
            </w:r>
            <w:r w:rsidR="00C573AA">
              <w:rPr>
                <w:noProof/>
                <w:webHidden/>
              </w:rPr>
              <w:fldChar w:fldCharType="separate"/>
            </w:r>
            <w:r w:rsidR="00C573AA">
              <w:rPr>
                <w:noProof/>
                <w:webHidden/>
              </w:rPr>
              <w:t>5</w:t>
            </w:r>
            <w:r w:rsidR="00C573AA">
              <w:rPr>
                <w:noProof/>
                <w:webHidden/>
              </w:rPr>
              <w:fldChar w:fldCharType="end"/>
            </w:r>
          </w:hyperlink>
        </w:p>
        <w:p w14:paraId="39C03747" w14:textId="0FC5360F" w:rsidR="00C573AA" w:rsidRDefault="001E1A28">
          <w:pPr>
            <w:pStyle w:val="Inhopg2"/>
            <w:tabs>
              <w:tab w:val="right" w:leader="dot" w:pos="9062"/>
            </w:tabs>
            <w:rPr>
              <w:rFonts w:eastAsiaTheme="minorEastAsia"/>
              <w:noProof/>
              <w:sz w:val="22"/>
              <w:lang w:eastAsia="nl-NL"/>
            </w:rPr>
          </w:pPr>
          <w:hyperlink w:anchor="_Toc171083985" w:history="1">
            <w:r w:rsidR="00C573AA" w:rsidRPr="00B201E5">
              <w:rPr>
                <w:rStyle w:val="Hyperlink"/>
                <w:noProof/>
              </w:rPr>
              <w:t>1.3 Parallelweg (baansubsoort  PAR)</w:t>
            </w:r>
            <w:r w:rsidR="00C573AA">
              <w:rPr>
                <w:noProof/>
                <w:webHidden/>
              </w:rPr>
              <w:tab/>
            </w:r>
            <w:r w:rsidR="00C573AA">
              <w:rPr>
                <w:noProof/>
                <w:webHidden/>
              </w:rPr>
              <w:fldChar w:fldCharType="begin"/>
            </w:r>
            <w:r w:rsidR="00C573AA">
              <w:rPr>
                <w:noProof/>
                <w:webHidden/>
              </w:rPr>
              <w:instrText xml:space="preserve"> PAGEREF _Toc171083985 \h </w:instrText>
            </w:r>
            <w:r w:rsidR="00C573AA">
              <w:rPr>
                <w:noProof/>
                <w:webHidden/>
              </w:rPr>
            </w:r>
            <w:r w:rsidR="00C573AA">
              <w:rPr>
                <w:noProof/>
                <w:webHidden/>
              </w:rPr>
              <w:fldChar w:fldCharType="separate"/>
            </w:r>
            <w:r w:rsidR="00C573AA">
              <w:rPr>
                <w:noProof/>
                <w:webHidden/>
              </w:rPr>
              <w:t>7</w:t>
            </w:r>
            <w:r w:rsidR="00C573AA">
              <w:rPr>
                <w:noProof/>
                <w:webHidden/>
              </w:rPr>
              <w:fldChar w:fldCharType="end"/>
            </w:r>
          </w:hyperlink>
        </w:p>
        <w:p w14:paraId="1E158359" w14:textId="5894868B" w:rsidR="00C573AA" w:rsidRDefault="001E1A28">
          <w:pPr>
            <w:pStyle w:val="Inhopg2"/>
            <w:tabs>
              <w:tab w:val="right" w:leader="dot" w:pos="9062"/>
            </w:tabs>
            <w:rPr>
              <w:rFonts w:eastAsiaTheme="minorEastAsia"/>
              <w:noProof/>
              <w:sz w:val="22"/>
              <w:lang w:eastAsia="nl-NL"/>
            </w:rPr>
          </w:pPr>
          <w:hyperlink w:anchor="_Toc171083986" w:history="1">
            <w:r w:rsidR="00C573AA" w:rsidRPr="00B201E5">
              <w:rPr>
                <w:rStyle w:val="Hyperlink"/>
                <w:noProof/>
              </w:rPr>
              <w:t>1.4 Woonerf</w:t>
            </w:r>
            <w:r w:rsidR="00C573AA">
              <w:rPr>
                <w:noProof/>
                <w:webHidden/>
              </w:rPr>
              <w:tab/>
            </w:r>
            <w:r w:rsidR="00C573AA">
              <w:rPr>
                <w:noProof/>
                <w:webHidden/>
              </w:rPr>
              <w:fldChar w:fldCharType="begin"/>
            </w:r>
            <w:r w:rsidR="00C573AA">
              <w:rPr>
                <w:noProof/>
                <w:webHidden/>
              </w:rPr>
              <w:instrText xml:space="preserve"> PAGEREF _Toc171083986 \h </w:instrText>
            </w:r>
            <w:r w:rsidR="00C573AA">
              <w:rPr>
                <w:noProof/>
                <w:webHidden/>
              </w:rPr>
            </w:r>
            <w:r w:rsidR="00C573AA">
              <w:rPr>
                <w:noProof/>
                <w:webHidden/>
              </w:rPr>
              <w:fldChar w:fldCharType="separate"/>
            </w:r>
            <w:r w:rsidR="00C573AA">
              <w:rPr>
                <w:noProof/>
                <w:webHidden/>
              </w:rPr>
              <w:t>8</w:t>
            </w:r>
            <w:r w:rsidR="00C573AA">
              <w:rPr>
                <w:noProof/>
                <w:webHidden/>
              </w:rPr>
              <w:fldChar w:fldCharType="end"/>
            </w:r>
          </w:hyperlink>
        </w:p>
        <w:p w14:paraId="3A5CBE08" w14:textId="4B1E4C64" w:rsidR="00C573AA" w:rsidRDefault="001E1A28">
          <w:pPr>
            <w:pStyle w:val="Inhopg1"/>
            <w:tabs>
              <w:tab w:val="left" w:pos="440"/>
              <w:tab w:val="right" w:leader="dot" w:pos="9062"/>
            </w:tabs>
            <w:rPr>
              <w:rFonts w:eastAsiaTheme="minorEastAsia"/>
              <w:noProof/>
              <w:sz w:val="22"/>
              <w:lang w:eastAsia="nl-NL"/>
            </w:rPr>
          </w:pPr>
          <w:hyperlink w:anchor="_Toc171083987" w:history="1">
            <w:r w:rsidR="00C573AA" w:rsidRPr="00B201E5">
              <w:rPr>
                <w:rStyle w:val="Hyperlink"/>
                <w:noProof/>
              </w:rPr>
              <w:t>2.</w:t>
            </w:r>
            <w:r w:rsidR="00C573AA">
              <w:rPr>
                <w:rFonts w:eastAsiaTheme="minorEastAsia"/>
                <w:noProof/>
                <w:sz w:val="22"/>
                <w:lang w:eastAsia="nl-NL"/>
              </w:rPr>
              <w:tab/>
            </w:r>
            <w:r w:rsidR="00C573AA" w:rsidRPr="00B201E5">
              <w:rPr>
                <w:rStyle w:val="Hyperlink"/>
                <w:noProof/>
              </w:rPr>
              <w:t>Verbindingsweg (baansoort)</w:t>
            </w:r>
            <w:r w:rsidR="00C573AA">
              <w:rPr>
                <w:noProof/>
                <w:webHidden/>
              </w:rPr>
              <w:tab/>
            </w:r>
            <w:r w:rsidR="00C573AA">
              <w:rPr>
                <w:noProof/>
                <w:webHidden/>
              </w:rPr>
              <w:fldChar w:fldCharType="begin"/>
            </w:r>
            <w:r w:rsidR="00C573AA">
              <w:rPr>
                <w:noProof/>
                <w:webHidden/>
              </w:rPr>
              <w:instrText xml:space="preserve"> PAGEREF _Toc171083987 \h </w:instrText>
            </w:r>
            <w:r w:rsidR="00C573AA">
              <w:rPr>
                <w:noProof/>
                <w:webHidden/>
              </w:rPr>
            </w:r>
            <w:r w:rsidR="00C573AA">
              <w:rPr>
                <w:noProof/>
                <w:webHidden/>
              </w:rPr>
              <w:fldChar w:fldCharType="separate"/>
            </w:r>
            <w:r w:rsidR="00C573AA">
              <w:rPr>
                <w:noProof/>
                <w:webHidden/>
              </w:rPr>
              <w:t>9</w:t>
            </w:r>
            <w:r w:rsidR="00C573AA">
              <w:rPr>
                <w:noProof/>
                <w:webHidden/>
              </w:rPr>
              <w:fldChar w:fldCharType="end"/>
            </w:r>
          </w:hyperlink>
        </w:p>
        <w:p w14:paraId="12F30470" w14:textId="23EE6660" w:rsidR="00C573AA" w:rsidRDefault="001E1A28">
          <w:pPr>
            <w:pStyle w:val="Inhopg2"/>
            <w:tabs>
              <w:tab w:val="left" w:pos="660"/>
              <w:tab w:val="right" w:leader="dot" w:pos="9062"/>
            </w:tabs>
            <w:rPr>
              <w:rFonts w:eastAsiaTheme="minorEastAsia"/>
              <w:noProof/>
              <w:sz w:val="22"/>
              <w:lang w:eastAsia="nl-NL"/>
            </w:rPr>
          </w:pPr>
          <w:hyperlink w:anchor="_Toc171083988" w:history="1">
            <w:r w:rsidR="00C573AA" w:rsidRPr="00B201E5">
              <w:rPr>
                <w:rStyle w:val="Hyperlink"/>
                <w:noProof/>
              </w:rPr>
              <w:t>2.1</w:t>
            </w:r>
            <w:r w:rsidR="00C573AA">
              <w:rPr>
                <w:rFonts w:eastAsiaTheme="minorEastAsia"/>
                <w:noProof/>
                <w:sz w:val="22"/>
                <w:lang w:eastAsia="nl-NL"/>
              </w:rPr>
              <w:tab/>
            </w:r>
            <w:r w:rsidR="00C573AA" w:rsidRPr="00B201E5">
              <w:rPr>
                <w:rStyle w:val="Hyperlink"/>
                <w:noProof/>
              </w:rPr>
              <w:t>Toerit (baansubsoort OPR)</w:t>
            </w:r>
            <w:r w:rsidR="00C573AA">
              <w:rPr>
                <w:noProof/>
                <w:webHidden/>
              </w:rPr>
              <w:tab/>
            </w:r>
            <w:r w:rsidR="00C573AA">
              <w:rPr>
                <w:noProof/>
                <w:webHidden/>
              </w:rPr>
              <w:fldChar w:fldCharType="begin"/>
            </w:r>
            <w:r w:rsidR="00C573AA">
              <w:rPr>
                <w:noProof/>
                <w:webHidden/>
              </w:rPr>
              <w:instrText xml:space="preserve"> PAGEREF _Toc171083988 \h </w:instrText>
            </w:r>
            <w:r w:rsidR="00C573AA">
              <w:rPr>
                <w:noProof/>
                <w:webHidden/>
              </w:rPr>
            </w:r>
            <w:r w:rsidR="00C573AA">
              <w:rPr>
                <w:noProof/>
                <w:webHidden/>
              </w:rPr>
              <w:fldChar w:fldCharType="separate"/>
            </w:r>
            <w:r w:rsidR="00C573AA">
              <w:rPr>
                <w:noProof/>
                <w:webHidden/>
              </w:rPr>
              <w:t>10</w:t>
            </w:r>
            <w:r w:rsidR="00C573AA">
              <w:rPr>
                <w:noProof/>
                <w:webHidden/>
              </w:rPr>
              <w:fldChar w:fldCharType="end"/>
            </w:r>
          </w:hyperlink>
        </w:p>
        <w:p w14:paraId="0FFDF3C3" w14:textId="2AADA911" w:rsidR="00C573AA" w:rsidRDefault="001E1A28">
          <w:pPr>
            <w:pStyle w:val="Inhopg2"/>
            <w:tabs>
              <w:tab w:val="left" w:pos="660"/>
              <w:tab w:val="right" w:leader="dot" w:pos="9062"/>
            </w:tabs>
            <w:rPr>
              <w:rFonts w:eastAsiaTheme="minorEastAsia"/>
              <w:noProof/>
              <w:sz w:val="22"/>
              <w:lang w:eastAsia="nl-NL"/>
            </w:rPr>
          </w:pPr>
          <w:hyperlink w:anchor="_Toc171083989" w:history="1">
            <w:r w:rsidR="00C573AA" w:rsidRPr="00B201E5">
              <w:rPr>
                <w:rStyle w:val="Hyperlink"/>
                <w:noProof/>
              </w:rPr>
              <w:t>2.2</w:t>
            </w:r>
            <w:r w:rsidR="00C573AA">
              <w:rPr>
                <w:rFonts w:eastAsiaTheme="minorEastAsia"/>
                <w:noProof/>
                <w:sz w:val="22"/>
                <w:lang w:eastAsia="nl-NL"/>
              </w:rPr>
              <w:tab/>
            </w:r>
            <w:r w:rsidR="00C573AA" w:rsidRPr="00B201E5">
              <w:rPr>
                <w:rStyle w:val="Hyperlink"/>
                <w:noProof/>
              </w:rPr>
              <w:t>Afrit (baansubsoort OPR)</w:t>
            </w:r>
            <w:r w:rsidR="00C573AA">
              <w:rPr>
                <w:noProof/>
                <w:webHidden/>
              </w:rPr>
              <w:tab/>
            </w:r>
            <w:r w:rsidR="00C573AA">
              <w:rPr>
                <w:noProof/>
                <w:webHidden/>
              </w:rPr>
              <w:fldChar w:fldCharType="begin"/>
            </w:r>
            <w:r w:rsidR="00C573AA">
              <w:rPr>
                <w:noProof/>
                <w:webHidden/>
              </w:rPr>
              <w:instrText xml:space="preserve"> PAGEREF _Toc171083989 \h </w:instrText>
            </w:r>
            <w:r w:rsidR="00C573AA">
              <w:rPr>
                <w:noProof/>
                <w:webHidden/>
              </w:rPr>
            </w:r>
            <w:r w:rsidR="00C573AA">
              <w:rPr>
                <w:noProof/>
                <w:webHidden/>
              </w:rPr>
              <w:fldChar w:fldCharType="separate"/>
            </w:r>
            <w:r w:rsidR="00C573AA">
              <w:rPr>
                <w:noProof/>
                <w:webHidden/>
              </w:rPr>
              <w:t>10</w:t>
            </w:r>
            <w:r w:rsidR="00C573AA">
              <w:rPr>
                <w:noProof/>
                <w:webHidden/>
              </w:rPr>
              <w:fldChar w:fldCharType="end"/>
            </w:r>
          </w:hyperlink>
        </w:p>
        <w:p w14:paraId="1C7D46B9" w14:textId="64AF9407" w:rsidR="00C573AA" w:rsidRDefault="001E1A28">
          <w:pPr>
            <w:pStyle w:val="Inhopg2"/>
            <w:tabs>
              <w:tab w:val="left" w:pos="660"/>
              <w:tab w:val="right" w:leader="dot" w:pos="9062"/>
            </w:tabs>
            <w:rPr>
              <w:rFonts w:eastAsiaTheme="minorEastAsia"/>
              <w:noProof/>
              <w:sz w:val="22"/>
              <w:lang w:eastAsia="nl-NL"/>
            </w:rPr>
          </w:pPr>
          <w:hyperlink w:anchor="_Toc171083990" w:history="1">
            <w:r w:rsidR="00C573AA" w:rsidRPr="00B201E5">
              <w:rPr>
                <w:rStyle w:val="Hyperlink"/>
                <w:noProof/>
              </w:rPr>
              <w:t>2.3</w:t>
            </w:r>
            <w:r w:rsidR="00C573AA">
              <w:rPr>
                <w:rFonts w:eastAsiaTheme="minorEastAsia"/>
                <w:noProof/>
                <w:sz w:val="22"/>
                <w:lang w:eastAsia="nl-NL"/>
              </w:rPr>
              <w:tab/>
            </w:r>
            <w:r w:rsidR="00C573AA" w:rsidRPr="00B201E5">
              <w:rPr>
                <w:rStyle w:val="Hyperlink"/>
                <w:noProof/>
              </w:rPr>
              <w:t>Verbindingsweg direct (baansubsoort VBD)</w:t>
            </w:r>
            <w:r w:rsidR="00C573AA">
              <w:rPr>
                <w:noProof/>
                <w:webHidden/>
              </w:rPr>
              <w:tab/>
            </w:r>
            <w:r w:rsidR="00C573AA">
              <w:rPr>
                <w:noProof/>
                <w:webHidden/>
              </w:rPr>
              <w:fldChar w:fldCharType="begin"/>
            </w:r>
            <w:r w:rsidR="00C573AA">
              <w:rPr>
                <w:noProof/>
                <w:webHidden/>
              </w:rPr>
              <w:instrText xml:space="preserve"> PAGEREF _Toc171083990 \h </w:instrText>
            </w:r>
            <w:r w:rsidR="00C573AA">
              <w:rPr>
                <w:noProof/>
                <w:webHidden/>
              </w:rPr>
            </w:r>
            <w:r w:rsidR="00C573AA">
              <w:rPr>
                <w:noProof/>
                <w:webHidden/>
              </w:rPr>
              <w:fldChar w:fldCharType="separate"/>
            </w:r>
            <w:r w:rsidR="00C573AA">
              <w:rPr>
                <w:noProof/>
                <w:webHidden/>
              </w:rPr>
              <w:t>10</w:t>
            </w:r>
            <w:r w:rsidR="00C573AA">
              <w:rPr>
                <w:noProof/>
                <w:webHidden/>
              </w:rPr>
              <w:fldChar w:fldCharType="end"/>
            </w:r>
          </w:hyperlink>
        </w:p>
        <w:p w14:paraId="0D0EFA9B" w14:textId="127C1DBB" w:rsidR="00C573AA" w:rsidRDefault="001E1A28">
          <w:pPr>
            <w:pStyle w:val="Inhopg2"/>
            <w:tabs>
              <w:tab w:val="left" w:pos="660"/>
              <w:tab w:val="right" w:leader="dot" w:pos="9062"/>
            </w:tabs>
            <w:rPr>
              <w:rFonts w:eastAsiaTheme="minorEastAsia"/>
              <w:noProof/>
              <w:sz w:val="22"/>
              <w:lang w:eastAsia="nl-NL"/>
            </w:rPr>
          </w:pPr>
          <w:hyperlink w:anchor="_Toc171083991" w:history="1">
            <w:r w:rsidR="00C573AA" w:rsidRPr="00B201E5">
              <w:rPr>
                <w:rStyle w:val="Hyperlink"/>
                <w:noProof/>
              </w:rPr>
              <w:t>2.4</w:t>
            </w:r>
            <w:r w:rsidR="00C573AA">
              <w:rPr>
                <w:rFonts w:eastAsiaTheme="minorEastAsia"/>
                <w:noProof/>
                <w:sz w:val="22"/>
                <w:lang w:eastAsia="nl-NL"/>
              </w:rPr>
              <w:tab/>
            </w:r>
            <w:r w:rsidR="00C573AA" w:rsidRPr="00B201E5">
              <w:rPr>
                <w:rStyle w:val="Hyperlink"/>
                <w:noProof/>
              </w:rPr>
              <w:t>Verbindingsweg indirect (baansubsoort VBI)</w:t>
            </w:r>
            <w:r w:rsidR="00C573AA">
              <w:rPr>
                <w:noProof/>
                <w:webHidden/>
              </w:rPr>
              <w:tab/>
            </w:r>
            <w:r w:rsidR="00C573AA">
              <w:rPr>
                <w:noProof/>
                <w:webHidden/>
              </w:rPr>
              <w:fldChar w:fldCharType="begin"/>
            </w:r>
            <w:r w:rsidR="00C573AA">
              <w:rPr>
                <w:noProof/>
                <w:webHidden/>
              </w:rPr>
              <w:instrText xml:space="preserve"> PAGEREF _Toc171083991 \h </w:instrText>
            </w:r>
            <w:r w:rsidR="00C573AA">
              <w:rPr>
                <w:noProof/>
                <w:webHidden/>
              </w:rPr>
            </w:r>
            <w:r w:rsidR="00C573AA">
              <w:rPr>
                <w:noProof/>
                <w:webHidden/>
              </w:rPr>
              <w:fldChar w:fldCharType="separate"/>
            </w:r>
            <w:r w:rsidR="00C573AA">
              <w:rPr>
                <w:noProof/>
                <w:webHidden/>
              </w:rPr>
              <w:t>11</w:t>
            </w:r>
            <w:r w:rsidR="00C573AA">
              <w:rPr>
                <w:noProof/>
                <w:webHidden/>
              </w:rPr>
              <w:fldChar w:fldCharType="end"/>
            </w:r>
          </w:hyperlink>
        </w:p>
        <w:p w14:paraId="12B0C628" w14:textId="7C64B9B2" w:rsidR="00C573AA" w:rsidRDefault="001E1A28">
          <w:pPr>
            <w:pStyle w:val="Inhopg2"/>
            <w:tabs>
              <w:tab w:val="left" w:pos="660"/>
              <w:tab w:val="right" w:leader="dot" w:pos="9062"/>
            </w:tabs>
            <w:rPr>
              <w:rFonts w:eastAsiaTheme="minorEastAsia"/>
              <w:noProof/>
              <w:sz w:val="22"/>
              <w:lang w:eastAsia="nl-NL"/>
            </w:rPr>
          </w:pPr>
          <w:hyperlink w:anchor="_Toc171083992" w:history="1">
            <w:r w:rsidR="00C573AA" w:rsidRPr="00B201E5">
              <w:rPr>
                <w:rStyle w:val="Hyperlink"/>
                <w:noProof/>
              </w:rPr>
              <w:t>2.5</w:t>
            </w:r>
            <w:r w:rsidR="00C573AA">
              <w:rPr>
                <w:rFonts w:eastAsiaTheme="minorEastAsia"/>
                <w:noProof/>
                <w:sz w:val="22"/>
                <w:lang w:eastAsia="nl-NL"/>
              </w:rPr>
              <w:tab/>
            </w:r>
            <w:r w:rsidR="00C573AA" w:rsidRPr="00B201E5">
              <w:rPr>
                <w:rStyle w:val="Hyperlink"/>
                <w:noProof/>
              </w:rPr>
              <w:t>Verbindingsweg semi-direct (baansubsoort VBS)</w:t>
            </w:r>
            <w:r w:rsidR="00C573AA">
              <w:rPr>
                <w:noProof/>
                <w:webHidden/>
              </w:rPr>
              <w:tab/>
            </w:r>
            <w:r w:rsidR="00C573AA">
              <w:rPr>
                <w:noProof/>
                <w:webHidden/>
              </w:rPr>
              <w:fldChar w:fldCharType="begin"/>
            </w:r>
            <w:r w:rsidR="00C573AA">
              <w:rPr>
                <w:noProof/>
                <w:webHidden/>
              </w:rPr>
              <w:instrText xml:space="preserve"> PAGEREF _Toc171083992 \h </w:instrText>
            </w:r>
            <w:r w:rsidR="00C573AA">
              <w:rPr>
                <w:noProof/>
                <w:webHidden/>
              </w:rPr>
            </w:r>
            <w:r w:rsidR="00C573AA">
              <w:rPr>
                <w:noProof/>
                <w:webHidden/>
              </w:rPr>
              <w:fldChar w:fldCharType="separate"/>
            </w:r>
            <w:r w:rsidR="00C573AA">
              <w:rPr>
                <w:noProof/>
                <w:webHidden/>
              </w:rPr>
              <w:t>11</w:t>
            </w:r>
            <w:r w:rsidR="00C573AA">
              <w:rPr>
                <w:noProof/>
                <w:webHidden/>
              </w:rPr>
              <w:fldChar w:fldCharType="end"/>
            </w:r>
          </w:hyperlink>
        </w:p>
        <w:p w14:paraId="22AEA8B3" w14:textId="786F5323" w:rsidR="00C573AA" w:rsidRDefault="001E1A28">
          <w:pPr>
            <w:pStyle w:val="Inhopg2"/>
            <w:tabs>
              <w:tab w:val="left" w:pos="660"/>
              <w:tab w:val="right" w:leader="dot" w:pos="9062"/>
            </w:tabs>
            <w:rPr>
              <w:rFonts w:eastAsiaTheme="minorEastAsia"/>
              <w:noProof/>
              <w:sz w:val="22"/>
              <w:lang w:eastAsia="nl-NL"/>
            </w:rPr>
          </w:pPr>
          <w:hyperlink w:anchor="_Toc171083993" w:history="1">
            <w:r w:rsidR="00C573AA" w:rsidRPr="00B201E5">
              <w:rPr>
                <w:rStyle w:val="Hyperlink"/>
                <w:noProof/>
              </w:rPr>
              <w:t>2.6</w:t>
            </w:r>
            <w:r w:rsidR="00C573AA">
              <w:rPr>
                <w:rFonts w:eastAsiaTheme="minorEastAsia"/>
                <w:noProof/>
                <w:sz w:val="22"/>
                <w:lang w:eastAsia="nl-NL"/>
              </w:rPr>
              <w:tab/>
            </w:r>
            <w:r w:rsidR="00C573AA" w:rsidRPr="00B201E5">
              <w:rPr>
                <w:rStyle w:val="Hyperlink"/>
                <w:noProof/>
              </w:rPr>
              <w:t>Verbindingsweg rangeerbaan (baansubsoort VBR)</w:t>
            </w:r>
            <w:r w:rsidR="00C573AA">
              <w:rPr>
                <w:noProof/>
                <w:webHidden/>
              </w:rPr>
              <w:tab/>
            </w:r>
            <w:r w:rsidR="00C573AA">
              <w:rPr>
                <w:noProof/>
                <w:webHidden/>
              </w:rPr>
              <w:fldChar w:fldCharType="begin"/>
            </w:r>
            <w:r w:rsidR="00C573AA">
              <w:rPr>
                <w:noProof/>
                <w:webHidden/>
              </w:rPr>
              <w:instrText xml:space="preserve"> PAGEREF _Toc171083993 \h </w:instrText>
            </w:r>
            <w:r w:rsidR="00C573AA">
              <w:rPr>
                <w:noProof/>
                <w:webHidden/>
              </w:rPr>
            </w:r>
            <w:r w:rsidR="00C573AA">
              <w:rPr>
                <w:noProof/>
                <w:webHidden/>
              </w:rPr>
              <w:fldChar w:fldCharType="separate"/>
            </w:r>
            <w:r w:rsidR="00C573AA">
              <w:rPr>
                <w:noProof/>
                <w:webHidden/>
              </w:rPr>
              <w:t>11</w:t>
            </w:r>
            <w:r w:rsidR="00C573AA">
              <w:rPr>
                <w:noProof/>
                <w:webHidden/>
              </w:rPr>
              <w:fldChar w:fldCharType="end"/>
            </w:r>
          </w:hyperlink>
        </w:p>
        <w:p w14:paraId="218AAF66" w14:textId="72D6EB58" w:rsidR="00C573AA" w:rsidRDefault="001E1A28">
          <w:pPr>
            <w:pStyle w:val="Inhopg2"/>
            <w:tabs>
              <w:tab w:val="left" w:pos="660"/>
              <w:tab w:val="right" w:leader="dot" w:pos="9062"/>
            </w:tabs>
            <w:rPr>
              <w:rFonts w:eastAsiaTheme="minorEastAsia"/>
              <w:noProof/>
              <w:sz w:val="22"/>
              <w:lang w:eastAsia="nl-NL"/>
            </w:rPr>
          </w:pPr>
          <w:hyperlink w:anchor="_Toc171083994" w:history="1">
            <w:r w:rsidR="00C573AA" w:rsidRPr="00B201E5">
              <w:rPr>
                <w:rStyle w:val="Hyperlink"/>
                <w:noProof/>
              </w:rPr>
              <w:t>2.7</w:t>
            </w:r>
            <w:r w:rsidR="00C573AA">
              <w:rPr>
                <w:rFonts w:eastAsiaTheme="minorEastAsia"/>
                <w:noProof/>
                <w:sz w:val="22"/>
                <w:lang w:eastAsia="nl-NL"/>
              </w:rPr>
              <w:tab/>
            </w:r>
            <w:r w:rsidR="00C573AA" w:rsidRPr="00B201E5">
              <w:rPr>
                <w:rStyle w:val="Hyperlink"/>
                <w:noProof/>
              </w:rPr>
              <w:t>Verbindingsweg kortsluitend (baansubsoort VBK)</w:t>
            </w:r>
            <w:r w:rsidR="00C573AA">
              <w:rPr>
                <w:noProof/>
                <w:webHidden/>
              </w:rPr>
              <w:tab/>
            </w:r>
            <w:r w:rsidR="00C573AA">
              <w:rPr>
                <w:noProof/>
                <w:webHidden/>
              </w:rPr>
              <w:fldChar w:fldCharType="begin"/>
            </w:r>
            <w:r w:rsidR="00C573AA">
              <w:rPr>
                <w:noProof/>
                <w:webHidden/>
              </w:rPr>
              <w:instrText xml:space="preserve"> PAGEREF _Toc171083994 \h </w:instrText>
            </w:r>
            <w:r w:rsidR="00C573AA">
              <w:rPr>
                <w:noProof/>
                <w:webHidden/>
              </w:rPr>
            </w:r>
            <w:r w:rsidR="00C573AA">
              <w:rPr>
                <w:noProof/>
                <w:webHidden/>
              </w:rPr>
              <w:fldChar w:fldCharType="separate"/>
            </w:r>
            <w:r w:rsidR="00C573AA">
              <w:rPr>
                <w:noProof/>
                <w:webHidden/>
              </w:rPr>
              <w:t>12</w:t>
            </w:r>
            <w:r w:rsidR="00C573AA">
              <w:rPr>
                <w:noProof/>
                <w:webHidden/>
              </w:rPr>
              <w:fldChar w:fldCharType="end"/>
            </w:r>
          </w:hyperlink>
        </w:p>
        <w:p w14:paraId="6077A3C2" w14:textId="5048B2B8" w:rsidR="00C573AA" w:rsidRDefault="001E1A28">
          <w:pPr>
            <w:pStyle w:val="Inhopg2"/>
            <w:tabs>
              <w:tab w:val="left" w:pos="660"/>
              <w:tab w:val="right" w:leader="dot" w:pos="9062"/>
            </w:tabs>
            <w:rPr>
              <w:rFonts w:eastAsiaTheme="minorEastAsia"/>
              <w:noProof/>
              <w:sz w:val="22"/>
              <w:lang w:eastAsia="nl-NL"/>
            </w:rPr>
          </w:pPr>
          <w:hyperlink w:anchor="_Toc171083995" w:history="1">
            <w:r w:rsidR="00C573AA" w:rsidRPr="00B201E5">
              <w:rPr>
                <w:rStyle w:val="Hyperlink"/>
                <w:noProof/>
              </w:rPr>
              <w:t>2.8</w:t>
            </w:r>
            <w:r w:rsidR="00C573AA">
              <w:rPr>
                <w:rFonts w:eastAsiaTheme="minorEastAsia"/>
                <w:noProof/>
                <w:sz w:val="22"/>
                <w:lang w:eastAsia="nl-NL"/>
              </w:rPr>
              <w:tab/>
            </w:r>
            <w:r w:rsidR="00C573AA" w:rsidRPr="00B201E5">
              <w:rPr>
                <w:rStyle w:val="Hyperlink"/>
                <w:noProof/>
              </w:rPr>
              <w:t>Verbindingsweg overig (baansubsoort VBW)</w:t>
            </w:r>
            <w:r w:rsidR="00C573AA">
              <w:rPr>
                <w:noProof/>
                <w:webHidden/>
              </w:rPr>
              <w:tab/>
            </w:r>
            <w:r w:rsidR="00C573AA">
              <w:rPr>
                <w:noProof/>
                <w:webHidden/>
              </w:rPr>
              <w:fldChar w:fldCharType="begin"/>
            </w:r>
            <w:r w:rsidR="00C573AA">
              <w:rPr>
                <w:noProof/>
                <w:webHidden/>
              </w:rPr>
              <w:instrText xml:space="preserve"> PAGEREF _Toc171083995 \h </w:instrText>
            </w:r>
            <w:r w:rsidR="00C573AA">
              <w:rPr>
                <w:noProof/>
                <w:webHidden/>
              </w:rPr>
            </w:r>
            <w:r w:rsidR="00C573AA">
              <w:rPr>
                <w:noProof/>
                <w:webHidden/>
              </w:rPr>
              <w:fldChar w:fldCharType="separate"/>
            </w:r>
            <w:r w:rsidR="00C573AA">
              <w:rPr>
                <w:noProof/>
                <w:webHidden/>
              </w:rPr>
              <w:t>12</w:t>
            </w:r>
            <w:r w:rsidR="00C573AA">
              <w:rPr>
                <w:noProof/>
                <w:webHidden/>
              </w:rPr>
              <w:fldChar w:fldCharType="end"/>
            </w:r>
          </w:hyperlink>
        </w:p>
        <w:p w14:paraId="68D24328" w14:textId="4FBC4891" w:rsidR="00C573AA" w:rsidRDefault="001E1A28">
          <w:pPr>
            <w:pStyle w:val="Inhopg2"/>
            <w:tabs>
              <w:tab w:val="left" w:pos="660"/>
              <w:tab w:val="right" w:leader="dot" w:pos="9062"/>
            </w:tabs>
            <w:rPr>
              <w:rFonts w:eastAsiaTheme="minorEastAsia"/>
              <w:noProof/>
              <w:sz w:val="22"/>
              <w:lang w:eastAsia="nl-NL"/>
            </w:rPr>
          </w:pPr>
          <w:hyperlink w:anchor="_Toc171083996" w:history="1">
            <w:r w:rsidR="00C573AA" w:rsidRPr="00B201E5">
              <w:rPr>
                <w:rStyle w:val="Hyperlink"/>
                <w:noProof/>
              </w:rPr>
              <w:t>2.9</w:t>
            </w:r>
            <w:r w:rsidR="00C573AA">
              <w:rPr>
                <w:rFonts w:eastAsiaTheme="minorEastAsia"/>
                <w:noProof/>
                <w:sz w:val="22"/>
                <w:lang w:eastAsia="nl-NL"/>
              </w:rPr>
              <w:tab/>
            </w:r>
            <w:r w:rsidR="00C573AA" w:rsidRPr="00B201E5">
              <w:rPr>
                <w:rStyle w:val="Hyperlink"/>
                <w:noProof/>
              </w:rPr>
              <w:t>Wisselbaan (baansubsoort WIS)</w:t>
            </w:r>
            <w:r w:rsidR="00C573AA">
              <w:rPr>
                <w:noProof/>
                <w:webHidden/>
              </w:rPr>
              <w:tab/>
            </w:r>
            <w:r w:rsidR="00C573AA">
              <w:rPr>
                <w:noProof/>
                <w:webHidden/>
              </w:rPr>
              <w:fldChar w:fldCharType="begin"/>
            </w:r>
            <w:r w:rsidR="00C573AA">
              <w:rPr>
                <w:noProof/>
                <w:webHidden/>
              </w:rPr>
              <w:instrText xml:space="preserve"> PAGEREF _Toc171083996 \h </w:instrText>
            </w:r>
            <w:r w:rsidR="00C573AA">
              <w:rPr>
                <w:noProof/>
                <w:webHidden/>
              </w:rPr>
            </w:r>
            <w:r w:rsidR="00C573AA">
              <w:rPr>
                <w:noProof/>
                <w:webHidden/>
              </w:rPr>
              <w:fldChar w:fldCharType="separate"/>
            </w:r>
            <w:r w:rsidR="00C573AA">
              <w:rPr>
                <w:noProof/>
                <w:webHidden/>
              </w:rPr>
              <w:t>12</w:t>
            </w:r>
            <w:r w:rsidR="00C573AA">
              <w:rPr>
                <w:noProof/>
                <w:webHidden/>
              </w:rPr>
              <w:fldChar w:fldCharType="end"/>
            </w:r>
          </w:hyperlink>
        </w:p>
        <w:p w14:paraId="65675522" w14:textId="3DAC52BE" w:rsidR="00C573AA" w:rsidRDefault="001E1A28">
          <w:pPr>
            <w:pStyle w:val="Inhopg1"/>
            <w:tabs>
              <w:tab w:val="left" w:pos="440"/>
              <w:tab w:val="right" w:leader="dot" w:pos="9062"/>
            </w:tabs>
            <w:rPr>
              <w:rFonts w:eastAsiaTheme="minorEastAsia"/>
              <w:noProof/>
              <w:sz w:val="22"/>
              <w:lang w:eastAsia="nl-NL"/>
            </w:rPr>
          </w:pPr>
          <w:hyperlink w:anchor="_Toc171083997" w:history="1">
            <w:r w:rsidR="00C573AA" w:rsidRPr="00B201E5">
              <w:rPr>
                <w:rStyle w:val="Hyperlink"/>
                <w:noProof/>
              </w:rPr>
              <w:t>3.</w:t>
            </w:r>
            <w:r w:rsidR="00C573AA">
              <w:rPr>
                <w:rFonts w:eastAsiaTheme="minorEastAsia"/>
                <w:noProof/>
                <w:sz w:val="22"/>
                <w:lang w:eastAsia="nl-NL"/>
              </w:rPr>
              <w:tab/>
            </w:r>
            <w:r w:rsidR="00C573AA" w:rsidRPr="00B201E5">
              <w:rPr>
                <w:rStyle w:val="Hyperlink"/>
                <w:noProof/>
              </w:rPr>
              <w:t>Verzorgingsbaan (baansoort)</w:t>
            </w:r>
            <w:r w:rsidR="00C573AA">
              <w:rPr>
                <w:noProof/>
                <w:webHidden/>
              </w:rPr>
              <w:tab/>
            </w:r>
            <w:r w:rsidR="00C573AA">
              <w:rPr>
                <w:noProof/>
                <w:webHidden/>
              </w:rPr>
              <w:fldChar w:fldCharType="begin"/>
            </w:r>
            <w:r w:rsidR="00C573AA">
              <w:rPr>
                <w:noProof/>
                <w:webHidden/>
              </w:rPr>
              <w:instrText xml:space="preserve"> PAGEREF _Toc171083997 \h </w:instrText>
            </w:r>
            <w:r w:rsidR="00C573AA">
              <w:rPr>
                <w:noProof/>
                <w:webHidden/>
              </w:rPr>
            </w:r>
            <w:r w:rsidR="00C573AA">
              <w:rPr>
                <w:noProof/>
                <w:webHidden/>
              </w:rPr>
              <w:fldChar w:fldCharType="separate"/>
            </w:r>
            <w:r w:rsidR="00C573AA">
              <w:rPr>
                <w:noProof/>
                <w:webHidden/>
              </w:rPr>
              <w:t>12</w:t>
            </w:r>
            <w:r w:rsidR="00C573AA">
              <w:rPr>
                <w:noProof/>
                <w:webHidden/>
              </w:rPr>
              <w:fldChar w:fldCharType="end"/>
            </w:r>
          </w:hyperlink>
        </w:p>
        <w:p w14:paraId="4839E001" w14:textId="2F734B9C" w:rsidR="00C573AA" w:rsidRDefault="001E1A28">
          <w:pPr>
            <w:pStyle w:val="Inhopg2"/>
            <w:tabs>
              <w:tab w:val="left" w:pos="880"/>
              <w:tab w:val="right" w:leader="dot" w:pos="9062"/>
            </w:tabs>
            <w:rPr>
              <w:rFonts w:eastAsiaTheme="minorEastAsia"/>
              <w:noProof/>
              <w:sz w:val="22"/>
              <w:lang w:eastAsia="nl-NL"/>
            </w:rPr>
          </w:pPr>
          <w:hyperlink w:anchor="_Toc171083998" w:history="1">
            <w:r w:rsidR="00C573AA" w:rsidRPr="00B201E5">
              <w:rPr>
                <w:rStyle w:val="Hyperlink"/>
                <w:noProof/>
              </w:rPr>
              <w:t xml:space="preserve">3.1 </w:t>
            </w:r>
            <w:r w:rsidR="00C573AA">
              <w:rPr>
                <w:rFonts w:eastAsiaTheme="minorEastAsia"/>
                <w:noProof/>
                <w:sz w:val="22"/>
                <w:lang w:eastAsia="nl-NL"/>
              </w:rPr>
              <w:tab/>
            </w:r>
            <w:r w:rsidR="00C573AA" w:rsidRPr="00B201E5">
              <w:rPr>
                <w:rStyle w:val="Hyperlink"/>
                <w:noProof/>
              </w:rPr>
              <w:t>Verzorgingsbaan van/naar parkeerplaats (baansubsoort PKP)</w:t>
            </w:r>
            <w:r w:rsidR="00C573AA">
              <w:rPr>
                <w:noProof/>
                <w:webHidden/>
              </w:rPr>
              <w:tab/>
            </w:r>
            <w:r w:rsidR="00C573AA">
              <w:rPr>
                <w:noProof/>
                <w:webHidden/>
              </w:rPr>
              <w:fldChar w:fldCharType="begin"/>
            </w:r>
            <w:r w:rsidR="00C573AA">
              <w:rPr>
                <w:noProof/>
                <w:webHidden/>
              </w:rPr>
              <w:instrText xml:space="preserve"> PAGEREF _Toc171083998 \h </w:instrText>
            </w:r>
            <w:r w:rsidR="00C573AA">
              <w:rPr>
                <w:noProof/>
                <w:webHidden/>
              </w:rPr>
            </w:r>
            <w:r w:rsidR="00C573AA">
              <w:rPr>
                <w:noProof/>
                <w:webHidden/>
              </w:rPr>
              <w:fldChar w:fldCharType="separate"/>
            </w:r>
            <w:r w:rsidR="00C573AA">
              <w:rPr>
                <w:noProof/>
                <w:webHidden/>
              </w:rPr>
              <w:t>13</w:t>
            </w:r>
            <w:r w:rsidR="00C573AA">
              <w:rPr>
                <w:noProof/>
                <w:webHidden/>
              </w:rPr>
              <w:fldChar w:fldCharType="end"/>
            </w:r>
          </w:hyperlink>
        </w:p>
        <w:p w14:paraId="6F535A5B" w14:textId="6091054F" w:rsidR="00C573AA" w:rsidRDefault="001E1A28">
          <w:pPr>
            <w:pStyle w:val="Inhopg2"/>
            <w:tabs>
              <w:tab w:val="left" w:pos="880"/>
              <w:tab w:val="right" w:leader="dot" w:pos="9062"/>
            </w:tabs>
            <w:rPr>
              <w:rFonts w:eastAsiaTheme="minorEastAsia"/>
              <w:noProof/>
              <w:sz w:val="22"/>
              <w:lang w:eastAsia="nl-NL"/>
            </w:rPr>
          </w:pPr>
          <w:hyperlink w:anchor="_Toc171083999" w:history="1">
            <w:r w:rsidR="00C573AA" w:rsidRPr="00B201E5">
              <w:rPr>
                <w:rStyle w:val="Hyperlink"/>
                <w:noProof/>
              </w:rPr>
              <w:t xml:space="preserve">3.2 </w:t>
            </w:r>
            <w:r w:rsidR="00C573AA">
              <w:rPr>
                <w:rFonts w:eastAsiaTheme="minorEastAsia"/>
                <w:noProof/>
                <w:sz w:val="22"/>
                <w:lang w:eastAsia="nl-NL"/>
              </w:rPr>
              <w:tab/>
            </w:r>
            <w:r w:rsidR="00C573AA" w:rsidRPr="00B201E5">
              <w:rPr>
                <w:rStyle w:val="Hyperlink"/>
                <w:noProof/>
              </w:rPr>
              <w:t>Verzorgingsbaan van/naar brandstofverkooppunt (baansubsoort BVP)</w:t>
            </w:r>
            <w:r w:rsidR="00C573AA">
              <w:rPr>
                <w:noProof/>
                <w:webHidden/>
              </w:rPr>
              <w:tab/>
            </w:r>
            <w:r w:rsidR="00C573AA">
              <w:rPr>
                <w:noProof/>
                <w:webHidden/>
              </w:rPr>
              <w:fldChar w:fldCharType="begin"/>
            </w:r>
            <w:r w:rsidR="00C573AA">
              <w:rPr>
                <w:noProof/>
                <w:webHidden/>
              </w:rPr>
              <w:instrText xml:space="preserve"> PAGEREF _Toc171083999 \h </w:instrText>
            </w:r>
            <w:r w:rsidR="00C573AA">
              <w:rPr>
                <w:noProof/>
                <w:webHidden/>
              </w:rPr>
            </w:r>
            <w:r w:rsidR="00C573AA">
              <w:rPr>
                <w:noProof/>
                <w:webHidden/>
              </w:rPr>
              <w:fldChar w:fldCharType="separate"/>
            </w:r>
            <w:r w:rsidR="00C573AA">
              <w:rPr>
                <w:noProof/>
                <w:webHidden/>
              </w:rPr>
              <w:t>13</w:t>
            </w:r>
            <w:r w:rsidR="00C573AA">
              <w:rPr>
                <w:noProof/>
                <w:webHidden/>
              </w:rPr>
              <w:fldChar w:fldCharType="end"/>
            </w:r>
          </w:hyperlink>
        </w:p>
        <w:p w14:paraId="6BBE46A6" w14:textId="21C15A87" w:rsidR="00C573AA" w:rsidRDefault="001E1A28">
          <w:pPr>
            <w:pStyle w:val="Inhopg2"/>
            <w:tabs>
              <w:tab w:val="left" w:pos="660"/>
              <w:tab w:val="right" w:leader="dot" w:pos="9062"/>
            </w:tabs>
            <w:rPr>
              <w:rFonts w:eastAsiaTheme="minorEastAsia"/>
              <w:noProof/>
              <w:sz w:val="22"/>
              <w:lang w:eastAsia="nl-NL"/>
            </w:rPr>
          </w:pPr>
          <w:hyperlink w:anchor="_Toc171084000" w:history="1">
            <w:r w:rsidR="00C573AA" w:rsidRPr="00B201E5">
              <w:rPr>
                <w:rStyle w:val="Hyperlink"/>
                <w:noProof/>
              </w:rPr>
              <w:t>3.3</w:t>
            </w:r>
            <w:r w:rsidR="00C573AA">
              <w:rPr>
                <w:rFonts w:eastAsiaTheme="minorEastAsia"/>
                <w:noProof/>
                <w:sz w:val="22"/>
                <w:lang w:eastAsia="nl-NL"/>
              </w:rPr>
              <w:tab/>
            </w:r>
            <w:r w:rsidR="00C573AA" w:rsidRPr="00B201E5">
              <w:rPr>
                <w:rStyle w:val="Hyperlink"/>
                <w:noProof/>
              </w:rPr>
              <w:t>Verzorgingsbaan van/naar parkeerplaats met brandstofverkooppunt (baansubsoort PKB)</w:t>
            </w:r>
            <w:r w:rsidR="00C573AA">
              <w:rPr>
                <w:noProof/>
                <w:webHidden/>
              </w:rPr>
              <w:tab/>
            </w:r>
            <w:r w:rsidR="00C573AA">
              <w:rPr>
                <w:noProof/>
                <w:webHidden/>
              </w:rPr>
              <w:fldChar w:fldCharType="begin"/>
            </w:r>
            <w:r w:rsidR="00C573AA">
              <w:rPr>
                <w:noProof/>
                <w:webHidden/>
              </w:rPr>
              <w:instrText xml:space="preserve"> PAGEREF _Toc171084000 \h </w:instrText>
            </w:r>
            <w:r w:rsidR="00C573AA">
              <w:rPr>
                <w:noProof/>
                <w:webHidden/>
              </w:rPr>
            </w:r>
            <w:r w:rsidR="00C573AA">
              <w:rPr>
                <w:noProof/>
                <w:webHidden/>
              </w:rPr>
              <w:fldChar w:fldCharType="separate"/>
            </w:r>
            <w:r w:rsidR="00C573AA">
              <w:rPr>
                <w:noProof/>
                <w:webHidden/>
              </w:rPr>
              <w:t>14</w:t>
            </w:r>
            <w:r w:rsidR="00C573AA">
              <w:rPr>
                <w:noProof/>
                <w:webHidden/>
              </w:rPr>
              <w:fldChar w:fldCharType="end"/>
            </w:r>
          </w:hyperlink>
        </w:p>
        <w:p w14:paraId="7DA9363A" w14:textId="7059288C" w:rsidR="00C573AA" w:rsidRDefault="001E1A28">
          <w:pPr>
            <w:pStyle w:val="Inhopg2"/>
            <w:tabs>
              <w:tab w:val="left" w:pos="880"/>
              <w:tab w:val="right" w:leader="dot" w:pos="9062"/>
            </w:tabs>
            <w:rPr>
              <w:rFonts w:eastAsiaTheme="minorEastAsia"/>
              <w:noProof/>
              <w:sz w:val="22"/>
              <w:lang w:eastAsia="nl-NL"/>
            </w:rPr>
          </w:pPr>
          <w:hyperlink w:anchor="_Toc171084001" w:history="1">
            <w:r w:rsidR="00C573AA" w:rsidRPr="00B201E5">
              <w:rPr>
                <w:rStyle w:val="Hyperlink"/>
                <w:noProof/>
              </w:rPr>
              <w:t xml:space="preserve">3.4 </w:t>
            </w:r>
            <w:r w:rsidR="00C573AA">
              <w:rPr>
                <w:rFonts w:eastAsiaTheme="minorEastAsia"/>
                <w:noProof/>
                <w:sz w:val="22"/>
                <w:lang w:eastAsia="nl-NL"/>
              </w:rPr>
              <w:tab/>
            </w:r>
            <w:r w:rsidR="00C573AA" w:rsidRPr="00B201E5">
              <w:rPr>
                <w:rStyle w:val="Hyperlink"/>
                <w:noProof/>
              </w:rPr>
              <w:t>Tussenbaan (baansubsoort TN)</w:t>
            </w:r>
            <w:r w:rsidR="00C573AA">
              <w:rPr>
                <w:noProof/>
                <w:webHidden/>
              </w:rPr>
              <w:tab/>
            </w:r>
            <w:r w:rsidR="00C573AA">
              <w:rPr>
                <w:noProof/>
                <w:webHidden/>
              </w:rPr>
              <w:fldChar w:fldCharType="begin"/>
            </w:r>
            <w:r w:rsidR="00C573AA">
              <w:rPr>
                <w:noProof/>
                <w:webHidden/>
              </w:rPr>
              <w:instrText xml:space="preserve"> PAGEREF _Toc171084001 \h </w:instrText>
            </w:r>
            <w:r w:rsidR="00C573AA">
              <w:rPr>
                <w:noProof/>
                <w:webHidden/>
              </w:rPr>
            </w:r>
            <w:r w:rsidR="00C573AA">
              <w:rPr>
                <w:noProof/>
                <w:webHidden/>
              </w:rPr>
              <w:fldChar w:fldCharType="separate"/>
            </w:r>
            <w:r w:rsidR="00C573AA">
              <w:rPr>
                <w:noProof/>
                <w:webHidden/>
              </w:rPr>
              <w:t>14</w:t>
            </w:r>
            <w:r w:rsidR="00C573AA">
              <w:rPr>
                <w:noProof/>
                <w:webHidden/>
              </w:rPr>
              <w:fldChar w:fldCharType="end"/>
            </w:r>
          </w:hyperlink>
        </w:p>
        <w:p w14:paraId="5F924CE0" w14:textId="69E356F0" w:rsidR="00C573AA" w:rsidRDefault="001E1A28">
          <w:pPr>
            <w:pStyle w:val="Inhopg2"/>
            <w:tabs>
              <w:tab w:val="left" w:pos="880"/>
              <w:tab w:val="right" w:leader="dot" w:pos="9062"/>
            </w:tabs>
            <w:rPr>
              <w:rFonts w:eastAsiaTheme="minorEastAsia"/>
              <w:noProof/>
              <w:sz w:val="22"/>
              <w:lang w:eastAsia="nl-NL"/>
            </w:rPr>
          </w:pPr>
          <w:hyperlink w:anchor="_Toc171084002" w:history="1">
            <w:r w:rsidR="00C573AA" w:rsidRPr="00B201E5">
              <w:rPr>
                <w:rStyle w:val="Hyperlink"/>
                <w:noProof/>
              </w:rPr>
              <w:t xml:space="preserve">3.5 </w:t>
            </w:r>
            <w:r w:rsidR="00C573AA">
              <w:rPr>
                <w:rFonts w:eastAsiaTheme="minorEastAsia"/>
                <w:noProof/>
                <w:sz w:val="22"/>
                <w:lang w:eastAsia="nl-NL"/>
              </w:rPr>
              <w:tab/>
            </w:r>
            <w:r w:rsidR="00C573AA" w:rsidRPr="00B201E5">
              <w:rPr>
                <w:rStyle w:val="Hyperlink"/>
                <w:noProof/>
              </w:rPr>
              <w:t>Parkeerplaats lokaal (baansubsoort PP)</w:t>
            </w:r>
            <w:r w:rsidR="00C573AA">
              <w:rPr>
                <w:noProof/>
                <w:webHidden/>
              </w:rPr>
              <w:tab/>
            </w:r>
            <w:r w:rsidR="00C573AA">
              <w:rPr>
                <w:noProof/>
                <w:webHidden/>
              </w:rPr>
              <w:fldChar w:fldCharType="begin"/>
            </w:r>
            <w:r w:rsidR="00C573AA">
              <w:rPr>
                <w:noProof/>
                <w:webHidden/>
              </w:rPr>
              <w:instrText xml:space="preserve"> PAGEREF _Toc171084002 \h </w:instrText>
            </w:r>
            <w:r w:rsidR="00C573AA">
              <w:rPr>
                <w:noProof/>
                <w:webHidden/>
              </w:rPr>
            </w:r>
            <w:r w:rsidR="00C573AA">
              <w:rPr>
                <w:noProof/>
                <w:webHidden/>
              </w:rPr>
              <w:fldChar w:fldCharType="separate"/>
            </w:r>
            <w:r w:rsidR="00C573AA">
              <w:rPr>
                <w:noProof/>
                <w:webHidden/>
              </w:rPr>
              <w:t>14</w:t>
            </w:r>
            <w:r w:rsidR="00C573AA">
              <w:rPr>
                <w:noProof/>
                <w:webHidden/>
              </w:rPr>
              <w:fldChar w:fldCharType="end"/>
            </w:r>
          </w:hyperlink>
        </w:p>
        <w:p w14:paraId="0A9C0652" w14:textId="6643A732" w:rsidR="00C573AA" w:rsidRDefault="001E1A28">
          <w:pPr>
            <w:pStyle w:val="Inhopg2"/>
            <w:tabs>
              <w:tab w:val="left" w:pos="880"/>
              <w:tab w:val="right" w:leader="dot" w:pos="9062"/>
            </w:tabs>
            <w:rPr>
              <w:rFonts w:eastAsiaTheme="minorEastAsia"/>
              <w:noProof/>
              <w:sz w:val="22"/>
              <w:lang w:eastAsia="nl-NL"/>
            </w:rPr>
          </w:pPr>
          <w:hyperlink w:anchor="_Toc171084003" w:history="1">
            <w:r w:rsidR="00C573AA" w:rsidRPr="00B201E5">
              <w:rPr>
                <w:rStyle w:val="Hyperlink"/>
                <w:noProof/>
              </w:rPr>
              <w:t xml:space="preserve">3.5 </w:t>
            </w:r>
            <w:r w:rsidR="00C573AA">
              <w:rPr>
                <w:rFonts w:eastAsiaTheme="minorEastAsia"/>
                <w:noProof/>
                <w:sz w:val="22"/>
                <w:lang w:eastAsia="nl-NL"/>
              </w:rPr>
              <w:tab/>
            </w:r>
            <w:r w:rsidR="00C573AA" w:rsidRPr="00B201E5">
              <w:rPr>
                <w:rStyle w:val="Hyperlink"/>
                <w:noProof/>
              </w:rPr>
              <w:t>Parkeerplaats tbv carpool (baansubsoort PC)</w:t>
            </w:r>
            <w:r w:rsidR="00C573AA">
              <w:rPr>
                <w:noProof/>
                <w:webHidden/>
              </w:rPr>
              <w:tab/>
            </w:r>
            <w:r w:rsidR="00C573AA">
              <w:rPr>
                <w:noProof/>
                <w:webHidden/>
              </w:rPr>
              <w:fldChar w:fldCharType="begin"/>
            </w:r>
            <w:r w:rsidR="00C573AA">
              <w:rPr>
                <w:noProof/>
                <w:webHidden/>
              </w:rPr>
              <w:instrText xml:space="preserve"> PAGEREF _Toc171084003 \h </w:instrText>
            </w:r>
            <w:r w:rsidR="00C573AA">
              <w:rPr>
                <w:noProof/>
                <w:webHidden/>
              </w:rPr>
            </w:r>
            <w:r w:rsidR="00C573AA">
              <w:rPr>
                <w:noProof/>
                <w:webHidden/>
              </w:rPr>
              <w:fldChar w:fldCharType="separate"/>
            </w:r>
            <w:r w:rsidR="00C573AA">
              <w:rPr>
                <w:noProof/>
                <w:webHidden/>
              </w:rPr>
              <w:t>15</w:t>
            </w:r>
            <w:r w:rsidR="00C573AA">
              <w:rPr>
                <w:noProof/>
                <w:webHidden/>
              </w:rPr>
              <w:fldChar w:fldCharType="end"/>
            </w:r>
          </w:hyperlink>
        </w:p>
        <w:p w14:paraId="1EAB1C35" w14:textId="5992D9FA" w:rsidR="00C573AA" w:rsidRDefault="001E1A28">
          <w:pPr>
            <w:pStyle w:val="Inhopg2"/>
            <w:tabs>
              <w:tab w:val="left" w:pos="880"/>
              <w:tab w:val="right" w:leader="dot" w:pos="9062"/>
            </w:tabs>
            <w:rPr>
              <w:rFonts w:eastAsiaTheme="minorEastAsia"/>
              <w:noProof/>
              <w:sz w:val="22"/>
              <w:lang w:eastAsia="nl-NL"/>
            </w:rPr>
          </w:pPr>
          <w:hyperlink w:anchor="_Toc171084004" w:history="1">
            <w:r w:rsidR="00C573AA" w:rsidRPr="00B201E5">
              <w:rPr>
                <w:rStyle w:val="Hyperlink"/>
                <w:noProof/>
              </w:rPr>
              <w:t xml:space="preserve">3.5 </w:t>
            </w:r>
            <w:r w:rsidR="00C573AA">
              <w:rPr>
                <w:rFonts w:eastAsiaTheme="minorEastAsia"/>
                <w:noProof/>
                <w:sz w:val="22"/>
                <w:lang w:eastAsia="nl-NL"/>
              </w:rPr>
              <w:tab/>
            </w:r>
            <w:r w:rsidR="00C573AA" w:rsidRPr="00B201E5">
              <w:rPr>
                <w:rStyle w:val="Hyperlink"/>
                <w:noProof/>
              </w:rPr>
              <w:t>Parkeerplaats P+R (baansubsoort PR)</w:t>
            </w:r>
            <w:r w:rsidR="00C573AA">
              <w:rPr>
                <w:noProof/>
                <w:webHidden/>
              </w:rPr>
              <w:tab/>
            </w:r>
            <w:r w:rsidR="00C573AA">
              <w:rPr>
                <w:noProof/>
                <w:webHidden/>
              </w:rPr>
              <w:fldChar w:fldCharType="begin"/>
            </w:r>
            <w:r w:rsidR="00C573AA">
              <w:rPr>
                <w:noProof/>
                <w:webHidden/>
              </w:rPr>
              <w:instrText xml:space="preserve"> PAGEREF _Toc171084004 \h </w:instrText>
            </w:r>
            <w:r w:rsidR="00C573AA">
              <w:rPr>
                <w:noProof/>
                <w:webHidden/>
              </w:rPr>
            </w:r>
            <w:r w:rsidR="00C573AA">
              <w:rPr>
                <w:noProof/>
                <w:webHidden/>
              </w:rPr>
              <w:fldChar w:fldCharType="separate"/>
            </w:r>
            <w:r w:rsidR="00C573AA">
              <w:rPr>
                <w:noProof/>
                <w:webHidden/>
              </w:rPr>
              <w:t>15</w:t>
            </w:r>
            <w:r w:rsidR="00C573AA">
              <w:rPr>
                <w:noProof/>
                <w:webHidden/>
              </w:rPr>
              <w:fldChar w:fldCharType="end"/>
            </w:r>
          </w:hyperlink>
        </w:p>
        <w:p w14:paraId="2565DB5F" w14:textId="5BB83AC5" w:rsidR="00C573AA" w:rsidRDefault="001E1A28">
          <w:pPr>
            <w:pStyle w:val="Inhopg2"/>
            <w:tabs>
              <w:tab w:val="left" w:pos="880"/>
              <w:tab w:val="right" w:leader="dot" w:pos="9062"/>
            </w:tabs>
            <w:rPr>
              <w:rFonts w:eastAsiaTheme="minorEastAsia"/>
              <w:noProof/>
              <w:sz w:val="22"/>
              <w:lang w:eastAsia="nl-NL"/>
            </w:rPr>
          </w:pPr>
          <w:hyperlink w:anchor="_Toc171084005" w:history="1">
            <w:r w:rsidR="00C573AA" w:rsidRPr="00B201E5">
              <w:rPr>
                <w:rStyle w:val="Hyperlink"/>
                <w:noProof/>
              </w:rPr>
              <w:t xml:space="preserve">3.6 </w:t>
            </w:r>
            <w:r w:rsidR="00C573AA">
              <w:rPr>
                <w:rFonts w:eastAsiaTheme="minorEastAsia"/>
                <w:noProof/>
                <w:sz w:val="22"/>
                <w:lang w:eastAsia="nl-NL"/>
              </w:rPr>
              <w:tab/>
            </w:r>
            <w:r w:rsidR="00C573AA" w:rsidRPr="00B201E5">
              <w:rPr>
                <w:rStyle w:val="Hyperlink"/>
                <w:noProof/>
              </w:rPr>
              <w:t>Eisen registratie verzorgingsbaan</w:t>
            </w:r>
            <w:r w:rsidR="00C573AA">
              <w:rPr>
                <w:noProof/>
                <w:webHidden/>
              </w:rPr>
              <w:tab/>
            </w:r>
            <w:r w:rsidR="00C573AA">
              <w:rPr>
                <w:noProof/>
                <w:webHidden/>
              </w:rPr>
              <w:fldChar w:fldCharType="begin"/>
            </w:r>
            <w:r w:rsidR="00C573AA">
              <w:rPr>
                <w:noProof/>
                <w:webHidden/>
              </w:rPr>
              <w:instrText xml:space="preserve"> PAGEREF _Toc171084005 \h </w:instrText>
            </w:r>
            <w:r w:rsidR="00C573AA">
              <w:rPr>
                <w:noProof/>
                <w:webHidden/>
              </w:rPr>
            </w:r>
            <w:r w:rsidR="00C573AA">
              <w:rPr>
                <w:noProof/>
                <w:webHidden/>
              </w:rPr>
              <w:fldChar w:fldCharType="separate"/>
            </w:r>
            <w:r w:rsidR="00C573AA">
              <w:rPr>
                <w:noProof/>
                <w:webHidden/>
              </w:rPr>
              <w:t>15</w:t>
            </w:r>
            <w:r w:rsidR="00C573AA">
              <w:rPr>
                <w:noProof/>
                <w:webHidden/>
              </w:rPr>
              <w:fldChar w:fldCharType="end"/>
            </w:r>
          </w:hyperlink>
        </w:p>
        <w:p w14:paraId="4F9D953E" w14:textId="0B2D0265" w:rsidR="00C573AA" w:rsidRDefault="001E1A28">
          <w:pPr>
            <w:pStyle w:val="Inhopg1"/>
            <w:tabs>
              <w:tab w:val="left" w:pos="440"/>
              <w:tab w:val="right" w:leader="dot" w:pos="9062"/>
            </w:tabs>
            <w:rPr>
              <w:rFonts w:eastAsiaTheme="minorEastAsia"/>
              <w:noProof/>
              <w:sz w:val="22"/>
              <w:lang w:eastAsia="nl-NL"/>
            </w:rPr>
          </w:pPr>
          <w:hyperlink w:anchor="_Toc171084006" w:history="1">
            <w:r w:rsidR="00C573AA" w:rsidRPr="00B201E5">
              <w:rPr>
                <w:rStyle w:val="Hyperlink"/>
                <w:noProof/>
              </w:rPr>
              <w:t>4</w:t>
            </w:r>
            <w:r w:rsidR="00C573AA">
              <w:rPr>
                <w:rFonts w:eastAsiaTheme="minorEastAsia"/>
                <w:noProof/>
                <w:sz w:val="22"/>
                <w:lang w:eastAsia="nl-NL"/>
              </w:rPr>
              <w:tab/>
            </w:r>
            <w:r w:rsidR="00C573AA" w:rsidRPr="00B201E5">
              <w:rPr>
                <w:rStyle w:val="Hyperlink"/>
                <w:noProof/>
              </w:rPr>
              <w:t>OV-baan (baansoort)</w:t>
            </w:r>
            <w:r w:rsidR="00C573AA">
              <w:rPr>
                <w:noProof/>
                <w:webHidden/>
              </w:rPr>
              <w:tab/>
            </w:r>
            <w:r w:rsidR="00C573AA">
              <w:rPr>
                <w:noProof/>
                <w:webHidden/>
              </w:rPr>
              <w:fldChar w:fldCharType="begin"/>
            </w:r>
            <w:r w:rsidR="00C573AA">
              <w:rPr>
                <w:noProof/>
                <w:webHidden/>
              </w:rPr>
              <w:instrText xml:space="preserve"> PAGEREF _Toc171084006 \h </w:instrText>
            </w:r>
            <w:r w:rsidR="00C573AA">
              <w:rPr>
                <w:noProof/>
                <w:webHidden/>
              </w:rPr>
            </w:r>
            <w:r w:rsidR="00C573AA">
              <w:rPr>
                <w:noProof/>
                <w:webHidden/>
              </w:rPr>
              <w:fldChar w:fldCharType="separate"/>
            </w:r>
            <w:r w:rsidR="00C573AA">
              <w:rPr>
                <w:noProof/>
                <w:webHidden/>
              </w:rPr>
              <w:t>16</w:t>
            </w:r>
            <w:r w:rsidR="00C573AA">
              <w:rPr>
                <w:noProof/>
                <w:webHidden/>
              </w:rPr>
              <w:fldChar w:fldCharType="end"/>
            </w:r>
          </w:hyperlink>
        </w:p>
        <w:p w14:paraId="6B733B2B" w14:textId="31F20682" w:rsidR="00C573AA" w:rsidRDefault="001E1A28">
          <w:pPr>
            <w:pStyle w:val="Inhopg2"/>
            <w:tabs>
              <w:tab w:val="right" w:leader="dot" w:pos="9062"/>
            </w:tabs>
            <w:rPr>
              <w:rFonts w:eastAsiaTheme="minorEastAsia"/>
              <w:noProof/>
              <w:sz w:val="22"/>
              <w:lang w:eastAsia="nl-NL"/>
            </w:rPr>
          </w:pPr>
          <w:hyperlink w:anchor="_Toc171084007" w:history="1">
            <w:r w:rsidR="00C573AA" w:rsidRPr="00B201E5">
              <w:rPr>
                <w:rStyle w:val="Hyperlink"/>
                <w:noProof/>
              </w:rPr>
              <w:t>Busbaan (baansubsoort BUS)</w:t>
            </w:r>
            <w:r w:rsidR="00C573AA">
              <w:rPr>
                <w:noProof/>
                <w:webHidden/>
              </w:rPr>
              <w:tab/>
            </w:r>
            <w:r w:rsidR="00C573AA">
              <w:rPr>
                <w:noProof/>
                <w:webHidden/>
              </w:rPr>
              <w:fldChar w:fldCharType="begin"/>
            </w:r>
            <w:r w:rsidR="00C573AA">
              <w:rPr>
                <w:noProof/>
                <w:webHidden/>
              </w:rPr>
              <w:instrText xml:space="preserve"> PAGEREF _Toc171084007 \h </w:instrText>
            </w:r>
            <w:r w:rsidR="00C573AA">
              <w:rPr>
                <w:noProof/>
                <w:webHidden/>
              </w:rPr>
            </w:r>
            <w:r w:rsidR="00C573AA">
              <w:rPr>
                <w:noProof/>
                <w:webHidden/>
              </w:rPr>
              <w:fldChar w:fldCharType="separate"/>
            </w:r>
            <w:r w:rsidR="00C573AA">
              <w:rPr>
                <w:noProof/>
                <w:webHidden/>
              </w:rPr>
              <w:t>16</w:t>
            </w:r>
            <w:r w:rsidR="00C573AA">
              <w:rPr>
                <w:noProof/>
                <w:webHidden/>
              </w:rPr>
              <w:fldChar w:fldCharType="end"/>
            </w:r>
          </w:hyperlink>
        </w:p>
        <w:p w14:paraId="3EB1E40C" w14:textId="18C8C85D" w:rsidR="00C573AA" w:rsidRDefault="001E1A28">
          <w:pPr>
            <w:pStyle w:val="Inhopg2"/>
            <w:tabs>
              <w:tab w:val="right" w:leader="dot" w:pos="9062"/>
            </w:tabs>
            <w:rPr>
              <w:rFonts w:eastAsiaTheme="minorEastAsia"/>
              <w:noProof/>
              <w:sz w:val="22"/>
              <w:lang w:eastAsia="nl-NL"/>
            </w:rPr>
          </w:pPr>
          <w:hyperlink w:anchor="_Toc171084008" w:history="1">
            <w:r w:rsidR="00C573AA" w:rsidRPr="00B201E5">
              <w:rPr>
                <w:rStyle w:val="Hyperlink"/>
                <w:rFonts w:eastAsia="Verdana"/>
                <w:noProof/>
              </w:rPr>
              <w:t>OV-baan (baansubsoort OVB)</w:t>
            </w:r>
            <w:r w:rsidR="00C573AA">
              <w:rPr>
                <w:noProof/>
                <w:webHidden/>
              </w:rPr>
              <w:tab/>
            </w:r>
            <w:r w:rsidR="00C573AA">
              <w:rPr>
                <w:noProof/>
                <w:webHidden/>
              </w:rPr>
              <w:fldChar w:fldCharType="begin"/>
            </w:r>
            <w:r w:rsidR="00C573AA">
              <w:rPr>
                <w:noProof/>
                <w:webHidden/>
              </w:rPr>
              <w:instrText xml:space="preserve"> PAGEREF _Toc171084008 \h </w:instrText>
            </w:r>
            <w:r w:rsidR="00C573AA">
              <w:rPr>
                <w:noProof/>
                <w:webHidden/>
              </w:rPr>
            </w:r>
            <w:r w:rsidR="00C573AA">
              <w:rPr>
                <w:noProof/>
                <w:webHidden/>
              </w:rPr>
              <w:fldChar w:fldCharType="separate"/>
            </w:r>
            <w:r w:rsidR="00C573AA">
              <w:rPr>
                <w:noProof/>
                <w:webHidden/>
              </w:rPr>
              <w:t>16</w:t>
            </w:r>
            <w:r w:rsidR="00C573AA">
              <w:rPr>
                <w:noProof/>
                <w:webHidden/>
              </w:rPr>
              <w:fldChar w:fldCharType="end"/>
            </w:r>
          </w:hyperlink>
        </w:p>
        <w:p w14:paraId="49866AEA" w14:textId="2967F2F6" w:rsidR="00C573AA" w:rsidRDefault="001E1A28">
          <w:pPr>
            <w:pStyle w:val="Inhopg1"/>
            <w:tabs>
              <w:tab w:val="left" w:pos="440"/>
              <w:tab w:val="right" w:leader="dot" w:pos="9062"/>
            </w:tabs>
            <w:rPr>
              <w:rFonts w:eastAsiaTheme="minorEastAsia"/>
              <w:noProof/>
              <w:sz w:val="22"/>
              <w:lang w:eastAsia="nl-NL"/>
            </w:rPr>
          </w:pPr>
          <w:hyperlink w:anchor="_Toc171084009" w:history="1">
            <w:r w:rsidR="00C573AA" w:rsidRPr="00B201E5">
              <w:rPr>
                <w:rStyle w:val="Hyperlink"/>
                <w:rFonts w:eastAsia="Verdana"/>
                <w:noProof/>
              </w:rPr>
              <w:t>5</w:t>
            </w:r>
            <w:r w:rsidR="00C573AA">
              <w:rPr>
                <w:rFonts w:eastAsiaTheme="minorEastAsia"/>
                <w:noProof/>
                <w:sz w:val="22"/>
                <w:lang w:eastAsia="nl-NL"/>
              </w:rPr>
              <w:tab/>
            </w:r>
            <w:r w:rsidR="00C573AA" w:rsidRPr="00B201E5">
              <w:rPr>
                <w:rStyle w:val="Hyperlink"/>
                <w:rFonts w:eastAsia="Verdana"/>
                <w:noProof/>
              </w:rPr>
              <w:t>Rotonde (Baansoort)</w:t>
            </w:r>
            <w:r w:rsidR="00C573AA">
              <w:rPr>
                <w:noProof/>
                <w:webHidden/>
              </w:rPr>
              <w:tab/>
            </w:r>
            <w:r w:rsidR="00C573AA">
              <w:rPr>
                <w:noProof/>
                <w:webHidden/>
              </w:rPr>
              <w:fldChar w:fldCharType="begin"/>
            </w:r>
            <w:r w:rsidR="00C573AA">
              <w:rPr>
                <w:noProof/>
                <w:webHidden/>
              </w:rPr>
              <w:instrText xml:space="preserve"> PAGEREF _Toc171084009 \h </w:instrText>
            </w:r>
            <w:r w:rsidR="00C573AA">
              <w:rPr>
                <w:noProof/>
                <w:webHidden/>
              </w:rPr>
            </w:r>
            <w:r w:rsidR="00C573AA">
              <w:rPr>
                <w:noProof/>
                <w:webHidden/>
              </w:rPr>
              <w:fldChar w:fldCharType="separate"/>
            </w:r>
            <w:r w:rsidR="00C573AA">
              <w:rPr>
                <w:noProof/>
                <w:webHidden/>
              </w:rPr>
              <w:t>17</w:t>
            </w:r>
            <w:r w:rsidR="00C573AA">
              <w:rPr>
                <w:noProof/>
                <w:webHidden/>
              </w:rPr>
              <w:fldChar w:fldCharType="end"/>
            </w:r>
          </w:hyperlink>
        </w:p>
        <w:p w14:paraId="44C06295" w14:textId="765376A0" w:rsidR="00C573AA" w:rsidRDefault="001E1A28">
          <w:pPr>
            <w:pStyle w:val="Inhopg2"/>
            <w:tabs>
              <w:tab w:val="right" w:leader="dot" w:pos="9062"/>
            </w:tabs>
            <w:rPr>
              <w:rFonts w:eastAsiaTheme="minorEastAsia"/>
              <w:noProof/>
              <w:sz w:val="22"/>
              <w:lang w:eastAsia="nl-NL"/>
            </w:rPr>
          </w:pPr>
          <w:hyperlink w:anchor="_Toc171084010" w:history="1">
            <w:r w:rsidR="00C573AA" w:rsidRPr="00B201E5">
              <w:rPr>
                <w:rStyle w:val="Hyperlink"/>
                <w:rFonts w:eastAsia="Verdana"/>
                <w:noProof/>
              </w:rPr>
              <w:t>2.1 Normale rotondebaan (baansubsoort NRB)</w:t>
            </w:r>
            <w:r w:rsidR="00C573AA">
              <w:rPr>
                <w:noProof/>
                <w:webHidden/>
              </w:rPr>
              <w:tab/>
            </w:r>
            <w:r w:rsidR="00C573AA">
              <w:rPr>
                <w:noProof/>
                <w:webHidden/>
              </w:rPr>
              <w:fldChar w:fldCharType="begin"/>
            </w:r>
            <w:r w:rsidR="00C573AA">
              <w:rPr>
                <w:noProof/>
                <w:webHidden/>
              </w:rPr>
              <w:instrText xml:space="preserve"> PAGEREF _Toc171084010 \h </w:instrText>
            </w:r>
            <w:r w:rsidR="00C573AA">
              <w:rPr>
                <w:noProof/>
                <w:webHidden/>
              </w:rPr>
            </w:r>
            <w:r w:rsidR="00C573AA">
              <w:rPr>
                <w:noProof/>
                <w:webHidden/>
              </w:rPr>
              <w:fldChar w:fldCharType="separate"/>
            </w:r>
            <w:r w:rsidR="00C573AA">
              <w:rPr>
                <w:noProof/>
                <w:webHidden/>
              </w:rPr>
              <w:t>17</w:t>
            </w:r>
            <w:r w:rsidR="00C573AA">
              <w:rPr>
                <w:noProof/>
                <w:webHidden/>
              </w:rPr>
              <w:fldChar w:fldCharType="end"/>
            </w:r>
          </w:hyperlink>
        </w:p>
        <w:p w14:paraId="2392C439" w14:textId="58B45026" w:rsidR="00C573AA" w:rsidRDefault="001E1A28">
          <w:pPr>
            <w:pStyle w:val="Inhopg2"/>
            <w:tabs>
              <w:tab w:val="right" w:leader="dot" w:pos="9062"/>
            </w:tabs>
            <w:rPr>
              <w:rFonts w:eastAsiaTheme="minorEastAsia"/>
              <w:noProof/>
              <w:sz w:val="22"/>
              <w:lang w:eastAsia="nl-NL"/>
            </w:rPr>
          </w:pPr>
          <w:hyperlink w:anchor="_Toc171084011" w:history="1">
            <w:r w:rsidR="00C573AA" w:rsidRPr="00B201E5">
              <w:rPr>
                <w:rStyle w:val="Hyperlink"/>
                <w:rFonts w:eastAsia="Verdana"/>
                <w:noProof/>
              </w:rPr>
              <w:t>2.2 Grote rotondebaan (baansubsoort GRB)</w:t>
            </w:r>
            <w:r w:rsidR="00C573AA">
              <w:rPr>
                <w:noProof/>
                <w:webHidden/>
              </w:rPr>
              <w:tab/>
            </w:r>
            <w:r w:rsidR="00C573AA">
              <w:rPr>
                <w:noProof/>
                <w:webHidden/>
              </w:rPr>
              <w:fldChar w:fldCharType="begin"/>
            </w:r>
            <w:r w:rsidR="00C573AA">
              <w:rPr>
                <w:noProof/>
                <w:webHidden/>
              </w:rPr>
              <w:instrText xml:space="preserve"> PAGEREF _Toc171084011 \h </w:instrText>
            </w:r>
            <w:r w:rsidR="00C573AA">
              <w:rPr>
                <w:noProof/>
                <w:webHidden/>
              </w:rPr>
            </w:r>
            <w:r w:rsidR="00C573AA">
              <w:rPr>
                <w:noProof/>
                <w:webHidden/>
              </w:rPr>
              <w:fldChar w:fldCharType="separate"/>
            </w:r>
            <w:r w:rsidR="00C573AA">
              <w:rPr>
                <w:noProof/>
                <w:webHidden/>
              </w:rPr>
              <w:t>17</w:t>
            </w:r>
            <w:r w:rsidR="00C573AA">
              <w:rPr>
                <w:noProof/>
                <w:webHidden/>
              </w:rPr>
              <w:fldChar w:fldCharType="end"/>
            </w:r>
          </w:hyperlink>
        </w:p>
        <w:p w14:paraId="507E8D3B" w14:textId="2B33D4D8" w:rsidR="00C573AA" w:rsidRDefault="001E1A28">
          <w:pPr>
            <w:pStyle w:val="Inhopg2"/>
            <w:tabs>
              <w:tab w:val="right" w:leader="dot" w:pos="9062"/>
            </w:tabs>
            <w:rPr>
              <w:rFonts w:eastAsiaTheme="minorEastAsia"/>
              <w:noProof/>
              <w:sz w:val="22"/>
              <w:lang w:eastAsia="nl-NL"/>
            </w:rPr>
          </w:pPr>
          <w:hyperlink w:anchor="_Toc171084012" w:history="1">
            <w:r w:rsidR="00C573AA" w:rsidRPr="00B201E5">
              <w:rPr>
                <w:rStyle w:val="Hyperlink"/>
                <w:rFonts w:eastAsia="Verdana"/>
                <w:noProof/>
              </w:rPr>
              <w:t>2.3 Turborotondebaan (baansubsoort TRB)</w:t>
            </w:r>
            <w:r w:rsidR="00C573AA">
              <w:rPr>
                <w:noProof/>
                <w:webHidden/>
              </w:rPr>
              <w:tab/>
            </w:r>
            <w:r w:rsidR="00C573AA">
              <w:rPr>
                <w:noProof/>
                <w:webHidden/>
              </w:rPr>
              <w:fldChar w:fldCharType="begin"/>
            </w:r>
            <w:r w:rsidR="00C573AA">
              <w:rPr>
                <w:noProof/>
                <w:webHidden/>
              </w:rPr>
              <w:instrText xml:space="preserve"> PAGEREF _Toc171084012 \h </w:instrText>
            </w:r>
            <w:r w:rsidR="00C573AA">
              <w:rPr>
                <w:noProof/>
                <w:webHidden/>
              </w:rPr>
            </w:r>
            <w:r w:rsidR="00C573AA">
              <w:rPr>
                <w:noProof/>
                <w:webHidden/>
              </w:rPr>
              <w:fldChar w:fldCharType="separate"/>
            </w:r>
            <w:r w:rsidR="00C573AA">
              <w:rPr>
                <w:noProof/>
                <w:webHidden/>
              </w:rPr>
              <w:t>18</w:t>
            </w:r>
            <w:r w:rsidR="00C573AA">
              <w:rPr>
                <w:noProof/>
                <w:webHidden/>
              </w:rPr>
              <w:fldChar w:fldCharType="end"/>
            </w:r>
          </w:hyperlink>
        </w:p>
        <w:p w14:paraId="21FCF810" w14:textId="2763EDB5" w:rsidR="00C573AA" w:rsidRDefault="001E1A28">
          <w:pPr>
            <w:pStyle w:val="Inhopg2"/>
            <w:tabs>
              <w:tab w:val="right" w:leader="dot" w:pos="9062"/>
            </w:tabs>
            <w:rPr>
              <w:rFonts w:eastAsiaTheme="minorEastAsia"/>
              <w:noProof/>
              <w:sz w:val="22"/>
              <w:lang w:eastAsia="nl-NL"/>
            </w:rPr>
          </w:pPr>
          <w:hyperlink w:anchor="_Toc171084013" w:history="1">
            <w:r w:rsidR="00C573AA" w:rsidRPr="00B201E5">
              <w:rPr>
                <w:rStyle w:val="Hyperlink"/>
                <w:rFonts w:eastAsia="Verdana"/>
                <w:noProof/>
              </w:rPr>
              <w:t>2.4 Overige opmerking m.b.t. rotondes</w:t>
            </w:r>
            <w:r w:rsidR="00C573AA">
              <w:rPr>
                <w:noProof/>
                <w:webHidden/>
              </w:rPr>
              <w:tab/>
            </w:r>
            <w:r w:rsidR="00C573AA">
              <w:rPr>
                <w:noProof/>
                <w:webHidden/>
              </w:rPr>
              <w:fldChar w:fldCharType="begin"/>
            </w:r>
            <w:r w:rsidR="00C573AA">
              <w:rPr>
                <w:noProof/>
                <w:webHidden/>
              </w:rPr>
              <w:instrText xml:space="preserve"> PAGEREF _Toc171084013 \h </w:instrText>
            </w:r>
            <w:r w:rsidR="00C573AA">
              <w:rPr>
                <w:noProof/>
                <w:webHidden/>
              </w:rPr>
            </w:r>
            <w:r w:rsidR="00C573AA">
              <w:rPr>
                <w:noProof/>
                <w:webHidden/>
              </w:rPr>
              <w:fldChar w:fldCharType="separate"/>
            </w:r>
            <w:r w:rsidR="00C573AA">
              <w:rPr>
                <w:noProof/>
                <w:webHidden/>
              </w:rPr>
              <w:t>18</w:t>
            </w:r>
            <w:r w:rsidR="00C573AA">
              <w:rPr>
                <w:noProof/>
                <w:webHidden/>
              </w:rPr>
              <w:fldChar w:fldCharType="end"/>
            </w:r>
          </w:hyperlink>
        </w:p>
        <w:p w14:paraId="00C5394F" w14:textId="5D00AD92" w:rsidR="00C573AA" w:rsidRDefault="001E1A28">
          <w:pPr>
            <w:pStyle w:val="Inhopg1"/>
            <w:tabs>
              <w:tab w:val="left" w:pos="440"/>
              <w:tab w:val="right" w:leader="dot" w:pos="9062"/>
            </w:tabs>
            <w:rPr>
              <w:rFonts w:eastAsiaTheme="minorEastAsia"/>
              <w:noProof/>
              <w:sz w:val="22"/>
              <w:lang w:eastAsia="nl-NL"/>
            </w:rPr>
          </w:pPr>
          <w:hyperlink w:anchor="_Toc171084014" w:history="1">
            <w:r w:rsidR="00C573AA" w:rsidRPr="00B201E5">
              <w:rPr>
                <w:rStyle w:val="Hyperlink"/>
                <w:rFonts w:eastAsia="Verdana"/>
                <w:noProof/>
              </w:rPr>
              <w:t>6</w:t>
            </w:r>
            <w:r w:rsidR="00C573AA">
              <w:rPr>
                <w:rFonts w:eastAsiaTheme="minorEastAsia"/>
                <w:noProof/>
                <w:sz w:val="22"/>
                <w:lang w:eastAsia="nl-NL"/>
              </w:rPr>
              <w:tab/>
            </w:r>
            <w:r w:rsidR="00C573AA" w:rsidRPr="00B201E5">
              <w:rPr>
                <w:rStyle w:val="Hyperlink"/>
                <w:rFonts w:eastAsia="Verdana"/>
                <w:noProof/>
              </w:rPr>
              <w:t>Overig (Baansoort)</w:t>
            </w:r>
            <w:r w:rsidR="00C573AA">
              <w:rPr>
                <w:noProof/>
                <w:webHidden/>
              </w:rPr>
              <w:tab/>
            </w:r>
            <w:r w:rsidR="00C573AA">
              <w:rPr>
                <w:noProof/>
                <w:webHidden/>
              </w:rPr>
              <w:fldChar w:fldCharType="begin"/>
            </w:r>
            <w:r w:rsidR="00C573AA">
              <w:rPr>
                <w:noProof/>
                <w:webHidden/>
              </w:rPr>
              <w:instrText xml:space="preserve"> PAGEREF _Toc171084014 \h </w:instrText>
            </w:r>
            <w:r w:rsidR="00C573AA">
              <w:rPr>
                <w:noProof/>
                <w:webHidden/>
              </w:rPr>
            </w:r>
            <w:r w:rsidR="00C573AA">
              <w:rPr>
                <w:noProof/>
                <w:webHidden/>
              </w:rPr>
              <w:fldChar w:fldCharType="separate"/>
            </w:r>
            <w:r w:rsidR="00C573AA">
              <w:rPr>
                <w:noProof/>
                <w:webHidden/>
              </w:rPr>
              <w:t>19</w:t>
            </w:r>
            <w:r w:rsidR="00C573AA">
              <w:rPr>
                <w:noProof/>
                <w:webHidden/>
              </w:rPr>
              <w:fldChar w:fldCharType="end"/>
            </w:r>
          </w:hyperlink>
        </w:p>
        <w:p w14:paraId="293447B8" w14:textId="584B985E" w:rsidR="00C573AA" w:rsidRDefault="001E1A28">
          <w:pPr>
            <w:pStyle w:val="Inhopg2"/>
            <w:tabs>
              <w:tab w:val="right" w:leader="dot" w:pos="9062"/>
            </w:tabs>
            <w:rPr>
              <w:rFonts w:eastAsiaTheme="minorEastAsia"/>
              <w:noProof/>
              <w:sz w:val="22"/>
              <w:lang w:eastAsia="nl-NL"/>
            </w:rPr>
          </w:pPr>
          <w:hyperlink w:anchor="_Toc171084015" w:history="1">
            <w:r w:rsidR="00C573AA" w:rsidRPr="00B201E5">
              <w:rPr>
                <w:rStyle w:val="Hyperlink"/>
                <w:noProof/>
              </w:rPr>
              <w:t>Doorsteek (baansubsoort DST)</w:t>
            </w:r>
            <w:r w:rsidR="00C573AA">
              <w:rPr>
                <w:noProof/>
                <w:webHidden/>
              </w:rPr>
              <w:tab/>
            </w:r>
            <w:r w:rsidR="00C573AA">
              <w:rPr>
                <w:noProof/>
                <w:webHidden/>
              </w:rPr>
              <w:fldChar w:fldCharType="begin"/>
            </w:r>
            <w:r w:rsidR="00C573AA">
              <w:rPr>
                <w:noProof/>
                <w:webHidden/>
              </w:rPr>
              <w:instrText xml:space="preserve"> PAGEREF _Toc171084015 \h </w:instrText>
            </w:r>
            <w:r w:rsidR="00C573AA">
              <w:rPr>
                <w:noProof/>
                <w:webHidden/>
              </w:rPr>
            </w:r>
            <w:r w:rsidR="00C573AA">
              <w:rPr>
                <w:noProof/>
                <w:webHidden/>
              </w:rPr>
              <w:fldChar w:fldCharType="separate"/>
            </w:r>
            <w:r w:rsidR="00C573AA">
              <w:rPr>
                <w:noProof/>
                <w:webHidden/>
              </w:rPr>
              <w:t>19</w:t>
            </w:r>
            <w:r w:rsidR="00C573AA">
              <w:rPr>
                <w:noProof/>
                <w:webHidden/>
              </w:rPr>
              <w:fldChar w:fldCharType="end"/>
            </w:r>
          </w:hyperlink>
        </w:p>
        <w:p w14:paraId="55B02447" w14:textId="05578738" w:rsidR="00C573AA" w:rsidRDefault="001E1A28">
          <w:pPr>
            <w:pStyle w:val="Inhopg2"/>
            <w:tabs>
              <w:tab w:val="right" w:leader="dot" w:pos="9062"/>
            </w:tabs>
            <w:rPr>
              <w:rFonts w:eastAsiaTheme="minorEastAsia"/>
              <w:noProof/>
              <w:sz w:val="22"/>
              <w:lang w:eastAsia="nl-NL"/>
            </w:rPr>
          </w:pPr>
          <w:hyperlink w:anchor="_Toc171084016" w:history="1">
            <w:r w:rsidR="00C573AA" w:rsidRPr="00B201E5">
              <w:rPr>
                <w:rStyle w:val="Hyperlink"/>
                <w:noProof/>
              </w:rPr>
              <w:t>CADO (baansubsoort CADO)</w:t>
            </w:r>
            <w:r w:rsidR="00C573AA">
              <w:rPr>
                <w:noProof/>
                <w:webHidden/>
              </w:rPr>
              <w:tab/>
            </w:r>
            <w:r w:rsidR="00C573AA">
              <w:rPr>
                <w:noProof/>
                <w:webHidden/>
              </w:rPr>
              <w:fldChar w:fldCharType="begin"/>
            </w:r>
            <w:r w:rsidR="00C573AA">
              <w:rPr>
                <w:noProof/>
                <w:webHidden/>
              </w:rPr>
              <w:instrText xml:space="preserve"> PAGEREF _Toc171084016 \h </w:instrText>
            </w:r>
            <w:r w:rsidR="00C573AA">
              <w:rPr>
                <w:noProof/>
                <w:webHidden/>
              </w:rPr>
            </w:r>
            <w:r w:rsidR="00C573AA">
              <w:rPr>
                <w:noProof/>
                <w:webHidden/>
              </w:rPr>
              <w:fldChar w:fldCharType="separate"/>
            </w:r>
            <w:r w:rsidR="00C573AA">
              <w:rPr>
                <w:noProof/>
                <w:webHidden/>
              </w:rPr>
              <w:t>20</w:t>
            </w:r>
            <w:r w:rsidR="00C573AA">
              <w:rPr>
                <w:noProof/>
                <w:webHidden/>
              </w:rPr>
              <w:fldChar w:fldCharType="end"/>
            </w:r>
          </w:hyperlink>
        </w:p>
        <w:p w14:paraId="616C933E" w14:textId="3A4C8B8E" w:rsidR="00C573AA" w:rsidRDefault="001E1A28">
          <w:pPr>
            <w:pStyle w:val="Inhopg2"/>
            <w:tabs>
              <w:tab w:val="right" w:leader="dot" w:pos="9062"/>
            </w:tabs>
            <w:rPr>
              <w:rFonts w:eastAsiaTheme="minorEastAsia"/>
              <w:noProof/>
              <w:sz w:val="22"/>
              <w:lang w:eastAsia="nl-NL"/>
            </w:rPr>
          </w:pPr>
          <w:hyperlink w:anchor="_Toc171084017" w:history="1">
            <w:r w:rsidR="00C573AA" w:rsidRPr="00B201E5">
              <w:rPr>
                <w:rStyle w:val="Hyperlink"/>
                <w:noProof/>
              </w:rPr>
              <w:t>Puntstuk (baansubsoort PST)</w:t>
            </w:r>
            <w:r w:rsidR="00C573AA">
              <w:rPr>
                <w:noProof/>
                <w:webHidden/>
              </w:rPr>
              <w:tab/>
            </w:r>
            <w:r w:rsidR="00C573AA">
              <w:rPr>
                <w:noProof/>
                <w:webHidden/>
              </w:rPr>
              <w:fldChar w:fldCharType="begin"/>
            </w:r>
            <w:r w:rsidR="00C573AA">
              <w:rPr>
                <w:noProof/>
                <w:webHidden/>
              </w:rPr>
              <w:instrText xml:space="preserve"> PAGEREF _Toc171084017 \h </w:instrText>
            </w:r>
            <w:r w:rsidR="00C573AA">
              <w:rPr>
                <w:noProof/>
                <w:webHidden/>
              </w:rPr>
            </w:r>
            <w:r w:rsidR="00C573AA">
              <w:rPr>
                <w:noProof/>
                <w:webHidden/>
              </w:rPr>
              <w:fldChar w:fldCharType="separate"/>
            </w:r>
            <w:r w:rsidR="00C573AA">
              <w:rPr>
                <w:noProof/>
                <w:webHidden/>
              </w:rPr>
              <w:t>21</w:t>
            </w:r>
            <w:r w:rsidR="00C573AA">
              <w:rPr>
                <w:noProof/>
                <w:webHidden/>
              </w:rPr>
              <w:fldChar w:fldCharType="end"/>
            </w:r>
          </w:hyperlink>
        </w:p>
        <w:p w14:paraId="1D5992C8" w14:textId="4A35F214" w:rsidR="00C573AA" w:rsidRDefault="001E1A28">
          <w:pPr>
            <w:pStyle w:val="Inhopg2"/>
            <w:tabs>
              <w:tab w:val="right" w:leader="dot" w:pos="9062"/>
            </w:tabs>
            <w:rPr>
              <w:rFonts w:eastAsiaTheme="minorEastAsia"/>
              <w:noProof/>
              <w:sz w:val="22"/>
              <w:lang w:eastAsia="nl-NL"/>
            </w:rPr>
          </w:pPr>
          <w:hyperlink w:anchor="_Toc171084018" w:history="1">
            <w:r w:rsidR="00C573AA" w:rsidRPr="00B201E5">
              <w:rPr>
                <w:rStyle w:val="Hyperlink"/>
                <w:noProof/>
              </w:rPr>
              <w:t>Eisen registratie puntstuk</w:t>
            </w:r>
            <w:r w:rsidR="00C573AA">
              <w:rPr>
                <w:noProof/>
                <w:webHidden/>
              </w:rPr>
              <w:tab/>
            </w:r>
            <w:r w:rsidR="00C573AA">
              <w:rPr>
                <w:noProof/>
                <w:webHidden/>
              </w:rPr>
              <w:fldChar w:fldCharType="begin"/>
            </w:r>
            <w:r w:rsidR="00C573AA">
              <w:rPr>
                <w:noProof/>
                <w:webHidden/>
              </w:rPr>
              <w:instrText xml:space="preserve"> PAGEREF _Toc171084018 \h </w:instrText>
            </w:r>
            <w:r w:rsidR="00C573AA">
              <w:rPr>
                <w:noProof/>
                <w:webHidden/>
              </w:rPr>
            </w:r>
            <w:r w:rsidR="00C573AA">
              <w:rPr>
                <w:noProof/>
                <w:webHidden/>
              </w:rPr>
              <w:fldChar w:fldCharType="separate"/>
            </w:r>
            <w:r w:rsidR="00C573AA">
              <w:rPr>
                <w:noProof/>
                <w:webHidden/>
              </w:rPr>
              <w:t>21</w:t>
            </w:r>
            <w:r w:rsidR="00C573AA">
              <w:rPr>
                <w:noProof/>
                <w:webHidden/>
              </w:rPr>
              <w:fldChar w:fldCharType="end"/>
            </w:r>
          </w:hyperlink>
        </w:p>
        <w:p w14:paraId="1060D3A8" w14:textId="1527170D" w:rsidR="00C573AA" w:rsidRDefault="001E1A28">
          <w:pPr>
            <w:pStyle w:val="Inhopg1"/>
            <w:tabs>
              <w:tab w:val="left" w:pos="440"/>
              <w:tab w:val="right" w:leader="dot" w:pos="9062"/>
            </w:tabs>
            <w:rPr>
              <w:rFonts w:eastAsiaTheme="minorEastAsia"/>
              <w:noProof/>
              <w:sz w:val="22"/>
              <w:lang w:eastAsia="nl-NL"/>
            </w:rPr>
          </w:pPr>
          <w:hyperlink w:anchor="_Toc171084019" w:history="1">
            <w:r w:rsidR="00C573AA" w:rsidRPr="00B201E5">
              <w:rPr>
                <w:rStyle w:val="Hyperlink"/>
                <w:rFonts w:eastAsia="Verdana"/>
                <w:noProof/>
              </w:rPr>
              <w:t>7</w:t>
            </w:r>
            <w:r w:rsidR="00C573AA">
              <w:rPr>
                <w:rFonts w:eastAsiaTheme="minorEastAsia"/>
                <w:noProof/>
                <w:sz w:val="22"/>
                <w:lang w:eastAsia="nl-NL"/>
              </w:rPr>
              <w:tab/>
            </w:r>
            <w:r w:rsidR="00C573AA" w:rsidRPr="00B201E5">
              <w:rPr>
                <w:rStyle w:val="Hyperlink"/>
                <w:rFonts w:eastAsia="Verdana"/>
                <w:noProof/>
              </w:rPr>
              <w:t>Fietspad (Baansubsoort FP)</w:t>
            </w:r>
            <w:r w:rsidR="00C573AA">
              <w:rPr>
                <w:noProof/>
                <w:webHidden/>
              </w:rPr>
              <w:tab/>
            </w:r>
            <w:r w:rsidR="00C573AA">
              <w:rPr>
                <w:noProof/>
                <w:webHidden/>
              </w:rPr>
              <w:fldChar w:fldCharType="begin"/>
            </w:r>
            <w:r w:rsidR="00C573AA">
              <w:rPr>
                <w:noProof/>
                <w:webHidden/>
              </w:rPr>
              <w:instrText xml:space="preserve"> PAGEREF _Toc171084019 \h </w:instrText>
            </w:r>
            <w:r w:rsidR="00C573AA">
              <w:rPr>
                <w:noProof/>
                <w:webHidden/>
              </w:rPr>
            </w:r>
            <w:r w:rsidR="00C573AA">
              <w:rPr>
                <w:noProof/>
                <w:webHidden/>
              </w:rPr>
              <w:fldChar w:fldCharType="separate"/>
            </w:r>
            <w:r w:rsidR="00C573AA">
              <w:rPr>
                <w:noProof/>
                <w:webHidden/>
              </w:rPr>
              <w:t>23</w:t>
            </w:r>
            <w:r w:rsidR="00C573AA">
              <w:rPr>
                <w:noProof/>
                <w:webHidden/>
              </w:rPr>
              <w:fldChar w:fldCharType="end"/>
            </w:r>
          </w:hyperlink>
        </w:p>
        <w:p w14:paraId="6DA49511" w14:textId="6F26C6D9" w:rsidR="00C573AA" w:rsidRDefault="001E1A28">
          <w:pPr>
            <w:pStyle w:val="Inhopg1"/>
            <w:tabs>
              <w:tab w:val="left" w:pos="440"/>
              <w:tab w:val="right" w:leader="dot" w:pos="9062"/>
            </w:tabs>
            <w:rPr>
              <w:rFonts w:eastAsiaTheme="minorEastAsia"/>
              <w:noProof/>
              <w:sz w:val="22"/>
              <w:lang w:eastAsia="nl-NL"/>
            </w:rPr>
          </w:pPr>
          <w:hyperlink w:anchor="_Toc171084020" w:history="1">
            <w:r w:rsidR="00C573AA" w:rsidRPr="00B201E5">
              <w:rPr>
                <w:rStyle w:val="Hyperlink"/>
                <w:rFonts w:eastAsia="Verdana"/>
                <w:noProof/>
              </w:rPr>
              <w:t>8</w:t>
            </w:r>
            <w:r w:rsidR="00C573AA">
              <w:rPr>
                <w:rFonts w:eastAsiaTheme="minorEastAsia"/>
                <w:noProof/>
                <w:sz w:val="22"/>
                <w:lang w:eastAsia="nl-NL"/>
              </w:rPr>
              <w:tab/>
            </w:r>
            <w:r w:rsidR="00C573AA" w:rsidRPr="00B201E5">
              <w:rPr>
                <w:rStyle w:val="Hyperlink"/>
                <w:rFonts w:eastAsia="Verdana"/>
                <w:noProof/>
              </w:rPr>
              <w:t>Voetpad (Baansubsoort VP)</w:t>
            </w:r>
            <w:r w:rsidR="00C573AA">
              <w:rPr>
                <w:noProof/>
                <w:webHidden/>
              </w:rPr>
              <w:tab/>
            </w:r>
            <w:r w:rsidR="00C573AA">
              <w:rPr>
                <w:noProof/>
                <w:webHidden/>
              </w:rPr>
              <w:fldChar w:fldCharType="begin"/>
            </w:r>
            <w:r w:rsidR="00C573AA">
              <w:rPr>
                <w:noProof/>
                <w:webHidden/>
              </w:rPr>
              <w:instrText xml:space="preserve"> PAGEREF _Toc171084020 \h </w:instrText>
            </w:r>
            <w:r w:rsidR="00C573AA">
              <w:rPr>
                <w:noProof/>
                <w:webHidden/>
              </w:rPr>
            </w:r>
            <w:r w:rsidR="00C573AA">
              <w:rPr>
                <w:noProof/>
                <w:webHidden/>
              </w:rPr>
              <w:fldChar w:fldCharType="separate"/>
            </w:r>
            <w:r w:rsidR="00C573AA">
              <w:rPr>
                <w:noProof/>
                <w:webHidden/>
              </w:rPr>
              <w:t>23</w:t>
            </w:r>
            <w:r w:rsidR="00C573AA">
              <w:rPr>
                <w:noProof/>
                <w:webHidden/>
              </w:rPr>
              <w:fldChar w:fldCharType="end"/>
            </w:r>
          </w:hyperlink>
        </w:p>
        <w:p w14:paraId="5DF7A07D" w14:textId="2BA9D0F4" w:rsidR="00C573AA" w:rsidRDefault="001E1A28">
          <w:pPr>
            <w:pStyle w:val="Inhopg2"/>
            <w:tabs>
              <w:tab w:val="right" w:leader="dot" w:pos="9062"/>
            </w:tabs>
            <w:rPr>
              <w:rFonts w:eastAsiaTheme="minorEastAsia"/>
              <w:noProof/>
              <w:sz w:val="22"/>
              <w:lang w:eastAsia="nl-NL"/>
            </w:rPr>
          </w:pPr>
          <w:hyperlink w:anchor="_Toc171084021" w:history="1">
            <w:r w:rsidR="00C573AA" w:rsidRPr="00B201E5">
              <w:rPr>
                <w:rStyle w:val="Hyperlink"/>
                <w:noProof/>
              </w:rPr>
              <w:t>7.1 Voetpad</w:t>
            </w:r>
            <w:r w:rsidR="00C573AA">
              <w:rPr>
                <w:noProof/>
                <w:webHidden/>
              </w:rPr>
              <w:tab/>
            </w:r>
            <w:r w:rsidR="00C573AA">
              <w:rPr>
                <w:noProof/>
                <w:webHidden/>
              </w:rPr>
              <w:fldChar w:fldCharType="begin"/>
            </w:r>
            <w:r w:rsidR="00C573AA">
              <w:rPr>
                <w:noProof/>
                <w:webHidden/>
              </w:rPr>
              <w:instrText xml:space="preserve"> PAGEREF _Toc171084021 \h </w:instrText>
            </w:r>
            <w:r w:rsidR="00C573AA">
              <w:rPr>
                <w:noProof/>
                <w:webHidden/>
              </w:rPr>
            </w:r>
            <w:r w:rsidR="00C573AA">
              <w:rPr>
                <w:noProof/>
                <w:webHidden/>
              </w:rPr>
              <w:fldChar w:fldCharType="separate"/>
            </w:r>
            <w:r w:rsidR="00C573AA">
              <w:rPr>
                <w:noProof/>
                <w:webHidden/>
              </w:rPr>
              <w:t>23</w:t>
            </w:r>
            <w:r w:rsidR="00C573AA">
              <w:rPr>
                <w:noProof/>
                <w:webHidden/>
              </w:rPr>
              <w:fldChar w:fldCharType="end"/>
            </w:r>
          </w:hyperlink>
        </w:p>
        <w:p w14:paraId="7FD4CA3A" w14:textId="7FF1E90B" w:rsidR="00C573AA" w:rsidRDefault="001E1A28">
          <w:pPr>
            <w:pStyle w:val="Inhopg2"/>
            <w:tabs>
              <w:tab w:val="right" w:leader="dot" w:pos="9062"/>
            </w:tabs>
            <w:rPr>
              <w:rFonts w:eastAsiaTheme="minorEastAsia"/>
              <w:noProof/>
              <w:sz w:val="22"/>
              <w:lang w:eastAsia="nl-NL"/>
            </w:rPr>
          </w:pPr>
          <w:hyperlink w:anchor="_Toc171084022" w:history="1">
            <w:r w:rsidR="00C573AA" w:rsidRPr="00B201E5">
              <w:rPr>
                <w:rStyle w:val="Hyperlink"/>
                <w:noProof/>
              </w:rPr>
              <w:t>7.2 Voetgangersgebied (Stadscentrum)</w:t>
            </w:r>
            <w:r w:rsidR="00C573AA">
              <w:rPr>
                <w:noProof/>
                <w:webHidden/>
              </w:rPr>
              <w:tab/>
            </w:r>
            <w:r w:rsidR="00C573AA">
              <w:rPr>
                <w:noProof/>
                <w:webHidden/>
              </w:rPr>
              <w:fldChar w:fldCharType="begin"/>
            </w:r>
            <w:r w:rsidR="00C573AA">
              <w:rPr>
                <w:noProof/>
                <w:webHidden/>
              </w:rPr>
              <w:instrText xml:space="preserve"> PAGEREF _Toc171084022 \h </w:instrText>
            </w:r>
            <w:r w:rsidR="00C573AA">
              <w:rPr>
                <w:noProof/>
                <w:webHidden/>
              </w:rPr>
            </w:r>
            <w:r w:rsidR="00C573AA">
              <w:rPr>
                <w:noProof/>
                <w:webHidden/>
              </w:rPr>
              <w:fldChar w:fldCharType="separate"/>
            </w:r>
            <w:r w:rsidR="00C573AA">
              <w:rPr>
                <w:noProof/>
                <w:webHidden/>
              </w:rPr>
              <w:t>23</w:t>
            </w:r>
            <w:r w:rsidR="00C573AA">
              <w:rPr>
                <w:noProof/>
                <w:webHidden/>
              </w:rPr>
              <w:fldChar w:fldCharType="end"/>
            </w:r>
          </w:hyperlink>
        </w:p>
        <w:p w14:paraId="215F05B6" w14:textId="28AA6209" w:rsidR="00C573AA" w:rsidRDefault="001E1A28">
          <w:pPr>
            <w:pStyle w:val="Inhopg1"/>
            <w:tabs>
              <w:tab w:val="left" w:pos="440"/>
              <w:tab w:val="right" w:leader="dot" w:pos="9062"/>
            </w:tabs>
            <w:rPr>
              <w:rFonts w:eastAsiaTheme="minorEastAsia"/>
              <w:noProof/>
              <w:sz w:val="22"/>
              <w:lang w:eastAsia="nl-NL"/>
            </w:rPr>
          </w:pPr>
          <w:hyperlink w:anchor="_Toc171084023" w:history="1">
            <w:r w:rsidR="00C573AA" w:rsidRPr="00B201E5">
              <w:rPr>
                <w:rStyle w:val="Hyperlink"/>
                <w:rFonts w:eastAsia="Verdana"/>
                <w:noProof/>
              </w:rPr>
              <w:t>9</w:t>
            </w:r>
            <w:r w:rsidR="00C573AA">
              <w:rPr>
                <w:rFonts w:eastAsiaTheme="minorEastAsia"/>
                <w:noProof/>
                <w:sz w:val="22"/>
                <w:lang w:eastAsia="nl-NL"/>
              </w:rPr>
              <w:tab/>
            </w:r>
            <w:r w:rsidR="00C573AA" w:rsidRPr="00B201E5">
              <w:rPr>
                <w:rStyle w:val="Hyperlink"/>
                <w:rFonts w:eastAsia="Verdana"/>
                <w:noProof/>
              </w:rPr>
              <w:t>Veerdienst (Baansoort)</w:t>
            </w:r>
            <w:r w:rsidR="00C573AA">
              <w:rPr>
                <w:noProof/>
                <w:webHidden/>
              </w:rPr>
              <w:tab/>
            </w:r>
            <w:r w:rsidR="00C573AA">
              <w:rPr>
                <w:noProof/>
                <w:webHidden/>
              </w:rPr>
              <w:fldChar w:fldCharType="begin"/>
            </w:r>
            <w:r w:rsidR="00C573AA">
              <w:rPr>
                <w:noProof/>
                <w:webHidden/>
              </w:rPr>
              <w:instrText xml:space="preserve"> PAGEREF _Toc171084023 \h </w:instrText>
            </w:r>
            <w:r w:rsidR="00C573AA">
              <w:rPr>
                <w:noProof/>
                <w:webHidden/>
              </w:rPr>
            </w:r>
            <w:r w:rsidR="00C573AA">
              <w:rPr>
                <w:noProof/>
                <w:webHidden/>
              </w:rPr>
              <w:fldChar w:fldCharType="separate"/>
            </w:r>
            <w:r w:rsidR="00C573AA">
              <w:rPr>
                <w:noProof/>
                <w:webHidden/>
              </w:rPr>
              <w:t>24</w:t>
            </w:r>
            <w:r w:rsidR="00C573AA">
              <w:rPr>
                <w:noProof/>
                <w:webHidden/>
              </w:rPr>
              <w:fldChar w:fldCharType="end"/>
            </w:r>
          </w:hyperlink>
        </w:p>
        <w:p w14:paraId="556AEDA9" w14:textId="71EEC840" w:rsidR="00C573AA" w:rsidRDefault="001E1A28">
          <w:pPr>
            <w:pStyle w:val="Inhopg2"/>
            <w:tabs>
              <w:tab w:val="right" w:leader="dot" w:pos="9062"/>
            </w:tabs>
            <w:rPr>
              <w:rFonts w:eastAsiaTheme="minorEastAsia"/>
              <w:noProof/>
              <w:sz w:val="22"/>
              <w:lang w:eastAsia="nl-NL"/>
            </w:rPr>
          </w:pPr>
          <w:hyperlink w:anchor="_Toc171084024" w:history="1">
            <w:r w:rsidR="00C573AA" w:rsidRPr="00B201E5">
              <w:rPr>
                <w:rStyle w:val="Hyperlink"/>
                <w:noProof/>
              </w:rPr>
              <w:t>Autoveer (baansubsoort VDA)</w:t>
            </w:r>
            <w:r w:rsidR="00C573AA">
              <w:rPr>
                <w:noProof/>
                <w:webHidden/>
              </w:rPr>
              <w:tab/>
            </w:r>
            <w:r w:rsidR="00C573AA">
              <w:rPr>
                <w:noProof/>
                <w:webHidden/>
              </w:rPr>
              <w:fldChar w:fldCharType="begin"/>
            </w:r>
            <w:r w:rsidR="00C573AA">
              <w:rPr>
                <w:noProof/>
                <w:webHidden/>
              </w:rPr>
              <w:instrText xml:space="preserve"> PAGEREF _Toc171084024 \h </w:instrText>
            </w:r>
            <w:r w:rsidR="00C573AA">
              <w:rPr>
                <w:noProof/>
                <w:webHidden/>
              </w:rPr>
            </w:r>
            <w:r w:rsidR="00C573AA">
              <w:rPr>
                <w:noProof/>
                <w:webHidden/>
              </w:rPr>
              <w:fldChar w:fldCharType="separate"/>
            </w:r>
            <w:r w:rsidR="00C573AA">
              <w:rPr>
                <w:noProof/>
                <w:webHidden/>
              </w:rPr>
              <w:t>24</w:t>
            </w:r>
            <w:r w:rsidR="00C573AA">
              <w:rPr>
                <w:noProof/>
                <w:webHidden/>
              </w:rPr>
              <w:fldChar w:fldCharType="end"/>
            </w:r>
          </w:hyperlink>
        </w:p>
        <w:p w14:paraId="022C3E5F" w14:textId="5A1FF429" w:rsidR="00C573AA" w:rsidRDefault="001E1A28">
          <w:pPr>
            <w:pStyle w:val="Inhopg2"/>
            <w:tabs>
              <w:tab w:val="right" w:leader="dot" w:pos="9062"/>
            </w:tabs>
            <w:rPr>
              <w:rFonts w:eastAsiaTheme="minorEastAsia"/>
              <w:noProof/>
              <w:sz w:val="22"/>
              <w:lang w:eastAsia="nl-NL"/>
            </w:rPr>
          </w:pPr>
          <w:hyperlink w:anchor="_Toc171084025" w:history="1">
            <w:r w:rsidR="00C573AA" w:rsidRPr="00B201E5">
              <w:rPr>
                <w:rStyle w:val="Hyperlink"/>
                <w:noProof/>
              </w:rPr>
              <w:t>Fietsveer (baansubsoort VDF)</w:t>
            </w:r>
            <w:r w:rsidR="00C573AA">
              <w:rPr>
                <w:noProof/>
                <w:webHidden/>
              </w:rPr>
              <w:tab/>
            </w:r>
            <w:r w:rsidR="00C573AA">
              <w:rPr>
                <w:noProof/>
                <w:webHidden/>
              </w:rPr>
              <w:fldChar w:fldCharType="begin"/>
            </w:r>
            <w:r w:rsidR="00C573AA">
              <w:rPr>
                <w:noProof/>
                <w:webHidden/>
              </w:rPr>
              <w:instrText xml:space="preserve"> PAGEREF _Toc171084025 \h </w:instrText>
            </w:r>
            <w:r w:rsidR="00C573AA">
              <w:rPr>
                <w:noProof/>
                <w:webHidden/>
              </w:rPr>
            </w:r>
            <w:r w:rsidR="00C573AA">
              <w:rPr>
                <w:noProof/>
                <w:webHidden/>
              </w:rPr>
              <w:fldChar w:fldCharType="separate"/>
            </w:r>
            <w:r w:rsidR="00C573AA">
              <w:rPr>
                <w:noProof/>
                <w:webHidden/>
              </w:rPr>
              <w:t>25</w:t>
            </w:r>
            <w:r w:rsidR="00C573AA">
              <w:rPr>
                <w:noProof/>
                <w:webHidden/>
              </w:rPr>
              <w:fldChar w:fldCharType="end"/>
            </w:r>
          </w:hyperlink>
        </w:p>
        <w:p w14:paraId="76616B0C" w14:textId="5FDA3D3E" w:rsidR="00C573AA" w:rsidRDefault="001E1A28">
          <w:pPr>
            <w:pStyle w:val="Inhopg2"/>
            <w:tabs>
              <w:tab w:val="right" w:leader="dot" w:pos="9062"/>
            </w:tabs>
            <w:rPr>
              <w:rFonts w:eastAsiaTheme="minorEastAsia"/>
              <w:noProof/>
              <w:sz w:val="22"/>
              <w:lang w:eastAsia="nl-NL"/>
            </w:rPr>
          </w:pPr>
          <w:hyperlink w:anchor="_Toc171084026" w:history="1">
            <w:r w:rsidR="00C573AA" w:rsidRPr="00B201E5">
              <w:rPr>
                <w:rStyle w:val="Hyperlink"/>
                <w:noProof/>
              </w:rPr>
              <w:t>Voetveer (baansubsoort VDV)</w:t>
            </w:r>
            <w:r w:rsidR="00C573AA">
              <w:rPr>
                <w:noProof/>
                <w:webHidden/>
              </w:rPr>
              <w:tab/>
            </w:r>
            <w:r w:rsidR="00C573AA">
              <w:rPr>
                <w:noProof/>
                <w:webHidden/>
              </w:rPr>
              <w:fldChar w:fldCharType="begin"/>
            </w:r>
            <w:r w:rsidR="00C573AA">
              <w:rPr>
                <w:noProof/>
                <w:webHidden/>
              </w:rPr>
              <w:instrText xml:space="preserve"> PAGEREF _Toc171084026 \h </w:instrText>
            </w:r>
            <w:r w:rsidR="00C573AA">
              <w:rPr>
                <w:noProof/>
                <w:webHidden/>
              </w:rPr>
            </w:r>
            <w:r w:rsidR="00C573AA">
              <w:rPr>
                <w:noProof/>
                <w:webHidden/>
              </w:rPr>
              <w:fldChar w:fldCharType="separate"/>
            </w:r>
            <w:r w:rsidR="00C573AA">
              <w:rPr>
                <w:noProof/>
                <w:webHidden/>
              </w:rPr>
              <w:t>25</w:t>
            </w:r>
            <w:r w:rsidR="00C573AA">
              <w:rPr>
                <w:noProof/>
                <w:webHidden/>
              </w:rPr>
              <w:fldChar w:fldCharType="end"/>
            </w:r>
          </w:hyperlink>
        </w:p>
        <w:p w14:paraId="12548F78" w14:textId="21F659C3" w:rsidR="00C573AA" w:rsidRDefault="001E1A28">
          <w:pPr>
            <w:pStyle w:val="Inhopg1"/>
            <w:tabs>
              <w:tab w:val="left" w:pos="440"/>
              <w:tab w:val="right" w:leader="dot" w:pos="9062"/>
            </w:tabs>
            <w:rPr>
              <w:rFonts w:eastAsiaTheme="minorEastAsia"/>
              <w:noProof/>
              <w:sz w:val="22"/>
              <w:lang w:eastAsia="nl-NL"/>
            </w:rPr>
          </w:pPr>
          <w:hyperlink w:anchor="_Toc171084027" w:history="1">
            <w:r w:rsidR="00C573AA" w:rsidRPr="00B201E5">
              <w:rPr>
                <w:rStyle w:val="Hyperlink"/>
                <w:rFonts w:eastAsia="Verdana"/>
                <w:noProof/>
              </w:rPr>
              <w:t>10</w:t>
            </w:r>
            <w:r w:rsidR="00C573AA">
              <w:rPr>
                <w:rFonts w:eastAsiaTheme="minorEastAsia"/>
                <w:noProof/>
                <w:sz w:val="22"/>
                <w:lang w:eastAsia="nl-NL"/>
              </w:rPr>
              <w:tab/>
            </w:r>
            <w:r w:rsidR="00C573AA" w:rsidRPr="00B201E5">
              <w:rPr>
                <w:rStyle w:val="Hyperlink"/>
                <w:rFonts w:eastAsia="Verdana"/>
                <w:noProof/>
              </w:rPr>
              <w:t>Ruiterpad (Baansubsoort RP)</w:t>
            </w:r>
            <w:r w:rsidR="00C573AA">
              <w:rPr>
                <w:noProof/>
                <w:webHidden/>
              </w:rPr>
              <w:tab/>
            </w:r>
            <w:r w:rsidR="00C573AA">
              <w:rPr>
                <w:noProof/>
                <w:webHidden/>
              </w:rPr>
              <w:fldChar w:fldCharType="begin"/>
            </w:r>
            <w:r w:rsidR="00C573AA">
              <w:rPr>
                <w:noProof/>
                <w:webHidden/>
              </w:rPr>
              <w:instrText xml:space="preserve"> PAGEREF _Toc171084027 \h </w:instrText>
            </w:r>
            <w:r w:rsidR="00C573AA">
              <w:rPr>
                <w:noProof/>
                <w:webHidden/>
              </w:rPr>
            </w:r>
            <w:r w:rsidR="00C573AA">
              <w:rPr>
                <w:noProof/>
                <w:webHidden/>
              </w:rPr>
              <w:fldChar w:fldCharType="separate"/>
            </w:r>
            <w:r w:rsidR="00C573AA">
              <w:rPr>
                <w:noProof/>
                <w:webHidden/>
              </w:rPr>
              <w:t>25</w:t>
            </w:r>
            <w:r w:rsidR="00C573AA">
              <w:rPr>
                <w:noProof/>
                <w:webHidden/>
              </w:rPr>
              <w:fldChar w:fldCharType="end"/>
            </w:r>
          </w:hyperlink>
        </w:p>
        <w:p w14:paraId="5110AC8F" w14:textId="3693DB7C" w:rsidR="00C573AA" w:rsidRDefault="001E1A28">
          <w:pPr>
            <w:pStyle w:val="Inhopg1"/>
            <w:tabs>
              <w:tab w:val="left" w:pos="440"/>
              <w:tab w:val="right" w:leader="dot" w:pos="9062"/>
            </w:tabs>
            <w:rPr>
              <w:rFonts w:eastAsiaTheme="minorEastAsia"/>
              <w:noProof/>
              <w:sz w:val="22"/>
              <w:lang w:eastAsia="nl-NL"/>
            </w:rPr>
          </w:pPr>
          <w:hyperlink w:anchor="_Toc171084028" w:history="1">
            <w:r w:rsidR="00C573AA" w:rsidRPr="00B201E5">
              <w:rPr>
                <w:rStyle w:val="Hyperlink"/>
                <w:rFonts w:eastAsia="Verdana"/>
                <w:noProof/>
              </w:rPr>
              <w:t>11</w:t>
            </w:r>
            <w:r w:rsidR="00C573AA">
              <w:rPr>
                <w:rFonts w:eastAsiaTheme="minorEastAsia"/>
                <w:noProof/>
                <w:sz w:val="22"/>
                <w:lang w:eastAsia="nl-NL"/>
              </w:rPr>
              <w:tab/>
            </w:r>
            <w:r w:rsidR="00C573AA" w:rsidRPr="00B201E5">
              <w:rPr>
                <w:rStyle w:val="Hyperlink"/>
                <w:rFonts w:eastAsia="Verdana"/>
                <w:noProof/>
              </w:rPr>
              <w:t>Vliegverkeer (Baansubsoort VV)</w:t>
            </w:r>
            <w:r w:rsidR="00C573AA">
              <w:rPr>
                <w:noProof/>
                <w:webHidden/>
              </w:rPr>
              <w:tab/>
            </w:r>
            <w:r w:rsidR="00C573AA">
              <w:rPr>
                <w:noProof/>
                <w:webHidden/>
              </w:rPr>
              <w:fldChar w:fldCharType="begin"/>
            </w:r>
            <w:r w:rsidR="00C573AA">
              <w:rPr>
                <w:noProof/>
                <w:webHidden/>
              </w:rPr>
              <w:instrText xml:space="preserve"> PAGEREF _Toc171084028 \h </w:instrText>
            </w:r>
            <w:r w:rsidR="00C573AA">
              <w:rPr>
                <w:noProof/>
                <w:webHidden/>
              </w:rPr>
            </w:r>
            <w:r w:rsidR="00C573AA">
              <w:rPr>
                <w:noProof/>
                <w:webHidden/>
              </w:rPr>
              <w:fldChar w:fldCharType="separate"/>
            </w:r>
            <w:r w:rsidR="00C573AA">
              <w:rPr>
                <w:noProof/>
                <w:webHidden/>
              </w:rPr>
              <w:t>25</w:t>
            </w:r>
            <w:r w:rsidR="00C573AA">
              <w:rPr>
                <w:noProof/>
                <w:webHidden/>
              </w:rPr>
              <w:fldChar w:fldCharType="end"/>
            </w:r>
          </w:hyperlink>
        </w:p>
        <w:p w14:paraId="6B21C238" w14:textId="515F6B34" w:rsidR="003E5ECD" w:rsidRDefault="003E5ECD">
          <w:r>
            <w:rPr>
              <w:b/>
              <w:bCs/>
            </w:rPr>
            <w:fldChar w:fldCharType="end"/>
          </w:r>
        </w:p>
      </w:sdtContent>
    </w:sdt>
    <w:p w14:paraId="7300FB4E" w14:textId="77777777" w:rsidR="003E5ECD" w:rsidRDefault="003E5ECD">
      <w:pPr>
        <w:rPr>
          <w:b/>
          <w:bCs/>
          <w:color w:val="FF0000"/>
          <w:sz w:val="32"/>
          <w:szCs w:val="32"/>
        </w:rPr>
      </w:pPr>
    </w:p>
    <w:p w14:paraId="01B181DF" w14:textId="77777777" w:rsidR="003E5ECD" w:rsidRDefault="003E5ECD">
      <w:pPr>
        <w:rPr>
          <w:b/>
          <w:bCs/>
          <w:color w:val="FF0000"/>
          <w:sz w:val="32"/>
          <w:szCs w:val="32"/>
        </w:rPr>
      </w:pPr>
    </w:p>
    <w:p w14:paraId="6CCD5CE3" w14:textId="7F99347F" w:rsidR="00C95060" w:rsidDel="00B94DFA" w:rsidRDefault="00C95060" w:rsidP="00C95060">
      <w:pPr>
        <w:pStyle w:val="Kop1"/>
        <w:rPr>
          <w:del w:id="1" w:author="Driel, Jop van (RWS CIV)" w:date="2024-07-01T08:35:00Z"/>
        </w:rPr>
      </w:pPr>
      <w:r>
        <w:br w:type="page"/>
      </w:r>
      <w:bookmarkStart w:id="2" w:name="_Toc171083981"/>
      <w:r>
        <w:lastRenderedPageBreak/>
        <w:t>Inleiding</w:t>
      </w:r>
      <w:bookmarkEnd w:id="2"/>
    </w:p>
    <w:p w14:paraId="4E528F13" w14:textId="77777777" w:rsidR="00C95060" w:rsidRDefault="00C95060" w:rsidP="00C57449">
      <w:pPr>
        <w:pStyle w:val="Kop1"/>
      </w:pPr>
    </w:p>
    <w:p w14:paraId="70D92BD4" w14:textId="648DA09D" w:rsidR="00CC457A" w:rsidRDefault="00CC457A" w:rsidP="00B94DFA">
      <w:pPr>
        <w:rPr>
          <w:rFonts w:ascii="Verdana" w:hAnsi="Verdana" w:cs="Calibri"/>
          <w:sz w:val="18"/>
          <w:szCs w:val="18"/>
        </w:rPr>
      </w:pPr>
      <w:r>
        <w:rPr>
          <w:rFonts w:ascii="Verdana" w:hAnsi="Verdana" w:cs="Calibri"/>
          <w:sz w:val="18"/>
          <w:szCs w:val="18"/>
        </w:rPr>
        <w:t xml:space="preserve">De baansoort en baansubsoort van een wegvak geven een indicatie van de inrichting van een wegvak, onderverdeeld in een aantal categorieën. </w:t>
      </w:r>
      <w:r w:rsidR="008B1436">
        <w:rPr>
          <w:rFonts w:ascii="Verdana" w:hAnsi="Verdana" w:cs="Calibri"/>
          <w:sz w:val="18"/>
          <w:szCs w:val="18"/>
        </w:rPr>
        <w:t>Een baansoort en subsoort ontstaan op basis van diverse aspecten van het wegvak. Hierdoor is er ook overlap tussen de informatie in de baansubsoort, en gegevens geregistreerd in andere producten zoals de WKD wegbreedtes. De baansoort en subsoort worden alsnog opgenomen</w:t>
      </w:r>
      <w:r w:rsidR="008C2933">
        <w:rPr>
          <w:rFonts w:ascii="Verdana" w:hAnsi="Verdana" w:cs="Calibri"/>
          <w:sz w:val="18"/>
          <w:szCs w:val="18"/>
        </w:rPr>
        <w:t xml:space="preserve"> in het NWB om gebruikers een eenvoudig middel te geven om een filtering te maken op de soort wegen die voor hun gebruik relevant zijn. </w:t>
      </w:r>
    </w:p>
    <w:p w14:paraId="4C13DE4A" w14:textId="77777777" w:rsidR="00CC457A" w:rsidRDefault="00CC457A" w:rsidP="00B94DFA">
      <w:pPr>
        <w:rPr>
          <w:rFonts w:ascii="Verdana" w:hAnsi="Verdana" w:cs="Calibri"/>
          <w:sz w:val="18"/>
          <w:szCs w:val="18"/>
        </w:rPr>
      </w:pPr>
    </w:p>
    <w:p w14:paraId="08C92B15" w14:textId="6C3A1490" w:rsidR="00CC457A" w:rsidRDefault="00CC457A" w:rsidP="00B94DFA">
      <w:pPr>
        <w:rPr>
          <w:rFonts w:ascii="Verdana" w:hAnsi="Verdana" w:cs="Calibri"/>
          <w:sz w:val="18"/>
          <w:szCs w:val="18"/>
        </w:rPr>
      </w:pPr>
      <w:r>
        <w:rPr>
          <w:rFonts w:ascii="Verdana" w:hAnsi="Verdana" w:cs="Calibri"/>
          <w:sz w:val="18"/>
          <w:szCs w:val="18"/>
        </w:rPr>
        <w:t>Alleen de baansubsoort wordt door de wegbeheerder of muteerder ingevuld. Op basis daarvan kan bij het genereren van een NWB product de bijbehorende baansoort gekoppeld worden.</w:t>
      </w:r>
    </w:p>
    <w:p w14:paraId="14542F09" w14:textId="1022631F" w:rsidR="00217D73" w:rsidRPr="00CC457A" w:rsidRDefault="00217D73" w:rsidP="00B94DFA">
      <w:pPr>
        <w:rPr>
          <w:rFonts w:ascii="Verdana" w:hAnsi="Verdana" w:cs="Calibri"/>
          <w:sz w:val="18"/>
          <w:szCs w:val="18"/>
        </w:rPr>
      </w:pPr>
      <w:r>
        <w:rPr>
          <w:rFonts w:ascii="Verdana" w:hAnsi="Verdana" w:cs="Calibri"/>
          <w:sz w:val="18"/>
          <w:szCs w:val="18"/>
        </w:rPr>
        <w:t>In de huidige versie van het NWB wordt alleen de baansubsoort gepubliceerd in het attribuut BST_CODE, in de nabije toekomst zal de baansoort ook zichtbaar worden.</w:t>
      </w:r>
    </w:p>
    <w:p w14:paraId="214087E4" w14:textId="2D7C37D5" w:rsidR="00CC457A" w:rsidRDefault="00CC457A" w:rsidP="00B94DFA">
      <w:pPr>
        <w:rPr>
          <w:rFonts w:ascii="Verdana" w:hAnsi="Verdana" w:cs="Calibri"/>
          <w:b/>
          <w:bCs/>
          <w:color w:val="007BC7"/>
          <w:sz w:val="18"/>
          <w:szCs w:val="18"/>
        </w:rPr>
      </w:pPr>
    </w:p>
    <w:p w14:paraId="0A7C2C27" w14:textId="567352E9" w:rsidR="00B94DFA" w:rsidRPr="00C57449" w:rsidRDefault="00B94DFA" w:rsidP="00B94DFA">
      <w:pPr>
        <w:rPr>
          <w:rFonts w:ascii="Verdana" w:hAnsi="Verdana" w:cs="Calibri"/>
          <w:b/>
          <w:bCs/>
          <w:color w:val="007BC7"/>
          <w:sz w:val="18"/>
          <w:szCs w:val="18"/>
        </w:rPr>
      </w:pPr>
      <w:r w:rsidRPr="00C57449">
        <w:rPr>
          <w:rFonts w:ascii="Verdana" w:hAnsi="Verdana" w:cs="Calibri"/>
          <w:b/>
          <w:bCs/>
          <w:color w:val="007BC7"/>
          <w:sz w:val="18"/>
          <w:szCs w:val="18"/>
        </w:rPr>
        <w:t>Werkwijze bepalen BST codes</w:t>
      </w:r>
    </w:p>
    <w:p w14:paraId="58B6908F" w14:textId="77777777" w:rsidR="00B94DFA" w:rsidRPr="00C57449" w:rsidRDefault="00B94DFA" w:rsidP="00B94DFA">
      <w:pPr>
        <w:rPr>
          <w:rFonts w:ascii="Verdana" w:hAnsi="Verdana" w:cs="Calibri"/>
          <w:sz w:val="18"/>
          <w:szCs w:val="18"/>
        </w:rPr>
      </w:pPr>
      <w:r w:rsidRPr="00C57449">
        <w:rPr>
          <w:rFonts w:ascii="Verdana" w:hAnsi="Verdana" w:cs="Calibri"/>
          <w:sz w:val="18"/>
          <w:szCs w:val="18"/>
        </w:rPr>
        <w:t xml:space="preserve">Voor de meeste wegvakken is een eenduidige werkwijze te hanteren om de BST-code te bepalen. Per BST code is een beschrijving gemaakt. Bij sectie “eisen” staat beschreven aan welke eisen een BST code moet voldoen. </w:t>
      </w:r>
    </w:p>
    <w:p w14:paraId="6ED4A739" w14:textId="77777777" w:rsidR="00B94DFA" w:rsidRPr="00C57449" w:rsidRDefault="00B94DFA" w:rsidP="00B94DFA">
      <w:pPr>
        <w:rPr>
          <w:rFonts w:ascii="Verdana" w:hAnsi="Verdana" w:cs="Calibri"/>
          <w:sz w:val="18"/>
          <w:szCs w:val="18"/>
        </w:rPr>
      </w:pPr>
      <w:r w:rsidRPr="00C57449">
        <w:rPr>
          <w:rFonts w:ascii="Verdana" w:hAnsi="Verdana" w:cs="Calibri"/>
          <w:sz w:val="18"/>
          <w:szCs w:val="18"/>
        </w:rPr>
        <w:t xml:space="preserve">In een aantal gevallen is het lastig om te bepalen welke BST code een wegvak moet krijgen. In dat geval kijken we naar de inrichting van de weg. </w:t>
      </w:r>
    </w:p>
    <w:p w14:paraId="6F201769" w14:textId="77777777" w:rsidR="00B94DFA" w:rsidRPr="00C57449" w:rsidRDefault="00B94DFA" w:rsidP="00B94DFA">
      <w:pPr>
        <w:rPr>
          <w:rFonts w:ascii="Verdana" w:hAnsi="Verdana" w:cs="Calibri"/>
          <w:sz w:val="18"/>
          <w:szCs w:val="18"/>
        </w:rPr>
      </w:pPr>
      <w:r w:rsidRPr="00C57449">
        <w:rPr>
          <w:rFonts w:ascii="Verdana" w:hAnsi="Verdana" w:cs="Calibri"/>
          <w:sz w:val="18"/>
          <w:szCs w:val="18"/>
        </w:rPr>
        <w:t>Om een generieke werkwijze te kunnen hanteren voor het bepalen van de BST codes, en de interpretatie mogelijkheden te minimaliseren hanteren we de werkwijze zoals hieronder beschreven. Hierbij dienen alle 6 stappen altijd meegenomen te worden. Er is geen harde prioriteit waar op basis van maar 1 stap een code bepaald kan worden.</w:t>
      </w:r>
    </w:p>
    <w:p w14:paraId="3D2F11F4" w14:textId="77777777" w:rsidR="00B94DFA" w:rsidRPr="00C57449" w:rsidRDefault="00B94DFA" w:rsidP="00B94DFA">
      <w:pPr>
        <w:rPr>
          <w:rFonts w:ascii="Verdana" w:hAnsi="Verdana" w:cs="Calibri"/>
          <w:sz w:val="18"/>
          <w:szCs w:val="18"/>
        </w:rPr>
      </w:pPr>
      <w:r w:rsidRPr="00C57449">
        <w:rPr>
          <w:rFonts w:ascii="Verdana" w:hAnsi="Verdana" w:cs="Calibri"/>
          <w:sz w:val="18"/>
          <w:szCs w:val="18"/>
        </w:rPr>
        <w:t>Bij het opstellen van definities voor nieuwe codes dienen deze stappen ook als richtlijn voor de aspecten van een weg die leidend zijn voor het bepalen van een code.</w:t>
      </w:r>
    </w:p>
    <w:p w14:paraId="51D08C64" w14:textId="77777777" w:rsidR="00B94DFA" w:rsidRPr="00C57449" w:rsidRDefault="00B94DFA" w:rsidP="00B94DFA">
      <w:pPr>
        <w:rPr>
          <w:rFonts w:ascii="Verdana" w:hAnsi="Verdana" w:cs="Calibri"/>
          <w:sz w:val="18"/>
          <w:szCs w:val="18"/>
        </w:rPr>
      </w:pPr>
      <w:r w:rsidRPr="00C57449">
        <w:rPr>
          <w:rFonts w:ascii="Verdana" w:hAnsi="Verdana" w:cs="Calibri"/>
          <w:sz w:val="18"/>
          <w:szCs w:val="18"/>
        </w:rPr>
        <w:t>Hierbij wordt in eerste instantie gekeken naar hoe de weg is ingericht, en bij twijfel over de inrichting van de weg is het bord doorslaggevend.</w:t>
      </w:r>
    </w:p>
    <w:p w14:paraId="48A6AE7F" w14:textId="77777777" w:rsidR="00B94DFA" w:rsidRPr="00C57449" w:rsidRDefault="00B94DFA" w:rsidP="00B94DFA">
      <w:pPr>
        <w:rPr>
          <w:rFonts w:ascii="Verdana" w:hAnsi="Verdana" w:cs="Calibri"/>
          <w:sz w:val="18"/>
          <w:szCs w:val="18"/>
        </w:rPr>
      </w:pPr>
    </w:p>
    <w:p w14:paraId="3D8113A1" w14:textId="77777777" w:rsidR="00B94DFA" w:rsidRPr="00C57449" w:rsidRDefault="00B94DFA" w:rsidP="00B94DFA">
      <w:pPr>
        <w:rPr>
          <w:rFonts w:ascii="Verdana" w:hAnsi="Verdana" w:cs="Calibri"/>
          <w:b/>
          <w:bCs/>
          <w:sz w:val="18"/>
          <w:szCs w:val="18"/>
        </w:rPr>
      </w:pPr>
      <w:r w:rsidRPr="00C57449">
        <w:rPr>
          <w:rFonts w:ascii="Verdana" w:hAnsi="Verdana" w:cs="Calibri"/>
          <w:b/>
          <w:bCs/>
          <w:sz w:val="18"/>
          <w:szCs w:val="18"/>
        </w:rPr>
        <w:t>Stappen voor het bepalen van de BST code</w:t>
      </w:r>
    </w:p>
    <w:p w14:paraId="1BDAEAFF" w14:textId="77777777" w:rsidR="00B94DFA" w:rsidRPr="00C57449" w:rsidRDefault="00B94DFA" w:rsidP="00B94DFA">
      <w:pPr>
        <w:rPr>
          <w:rFonts w:ascii="Verdana" w:hAnsi="Verdana" w:cs="Calibri"/>
          <w:sz w:val="18"/>
          <w:szCs w:val="18"/>
        </w:rPr>
      </w:pPr>
    </w:p>
    <w:p w14:paraId="3875F481" w14:textId="77777777" w:rsidR="00B94DFA" w:rsidRPr="00C57449" w:rsidRDefault="00B94DFA" w:rsidP="00B94DFA">
      <w:pPr>
        <w:pStyle w:val="Lijstalinea"/>
        <w:numPr>
          <w:ilvl w:val="0"/>
          <w:numId w:val="52"/>
        </w:numPr>
        <w:spacing w:after="0" w:line="240" w:lineRule="auto"/>
        <w:contextualSpacing w:val="0"/>
        <w:rPr>
          <w:rFonts w:ascii="Verdana" w:hAnsi="Verdana" w:cs="Calibri"/>
          <w:sz w:val="18"/>
          <w:szCs w:val="18"/>
        </w:rPr>
      </w:pPr>
      <w:r w:rsidRPr="00C57449">
        <w:rPr>
          <w:rFonts w:ascii="Verdana" w:hAnsi="Verdana" w:cs="Calibri"/>
          <w:sz w:val="18"/>
          <w:szCs w:val="18"/>
        </w:rPr>
        <w:t>Breedte van de weg</w:t>
      </w:r>
    </w:p>
    <w:p w14:paraId="2031D7BA" w14:textId="0FA5C273" w:rsidR="00B94DFA" w:rsidRPr="00C57449" w:rsidRDefault="00B94DFA" w:rsidP="00B94DFA">
      <w:pPr>
        <w:rPr>
          <w:rFonts w:ascii="Verdana" w:hAnsi="Verdana" w:cs="Calibri"/>
          <w:color w:val="FF0000"/>
          <w:sz w:val="18"/>
          <w:szCs w:val="18"/>
        </w:rPr>
      </w:pPr>
      <w:r w:rsidRPr="00C57449">
        <w:rPr>
          <w:rFonts w:ascii="Verdana" w:hAnsi="Verdana" w:cs="Calibri"/>
          <w:sz w:val="18"/>
          <w:szCs w:val="18"/>
        </w:rPr>
        <w:t xml:space="preserve">Hoe breed is (de verharding van) het wegvak? Welk verkeer kan hiervan gebruik maken? Hierbij dient ook rekening te worden gehouden met de toegestane rijrichtingen. Een wegvak van 2,6m breed kan genoeg zijn voor eenrichting gemotoriseerd verkeer, maar is erg smal voor twee richtingen. </w:t>
      </w:r>
    </w:p>
    <w:p w14:paraId="7A3B96E0" w14:textId="77777777" w:rsidR="00B94DFA" w:rsidRPr="00C57449" w:rsidRDefault="00B94DFA" w:rsidP="00B94DFA">
      <w:pPr>
        <w:pStyle w:val="Lijstalinea"/>
        <w:numPr>
          <w:ilvl w:val="0"/>
          <w:numId w:val="52"/>
        </w:numPr>
        <w:spacing w:after="0" w:line="240" w:lineRule="auto"/>
        <w:contextualSpacing w:val="0"/>
        <w:rPr>
          <w:rFonts w:ascii="Verdana" w:hAnsi="Verdana" w:cs="Calibri"/>
          <w:sz w:val="18"/>
          <w:szCs w:val="18"/>
        </w:rPr>
      </w:pPr>
      <w:r w:rsidRPr="00C57449">
        <w:rPr>
          <w:rFonts w:ascii="Verdana" w:hAnsi="Verdana" w:cs="Calibri"/>
          <w:sz w:val="18"/>
          <w:szCs w:val="18"/>
        </w:rPr>
        <w:t>Obstakels in de weg</w:t>
      </w:r>
    </w:p>
    <w:p w14:paraId="5B17F6B3" w14:textId="77777777" w:rsidR="00B94DFA" w:rsidRPr="00C57449" w:rsidRDefault="00B94DFA" w:rsidP="00B94DFA">
      <w:pPr>
        <w:rPr>
          <w:rFonts w:ascii="Verdana" w:hAnsi="Verdana" w:cs="Calibri"/>
          <w:sz w:val="18"/>
          <w:szCs w:val="18"/>
        </w:rPr>
      </w:pPr>
      <w:r w:rsidRPr="00C57449">
        <w:rPr>
          <w:rFonts w:ascii="Verdana" w:hAnsi="Verdana" w:cs="Calibri"/>
          <w:sz w:val="18"/>
          <w:szCs w:val="18"/>
        </w:rPr>
        <w:t>Zijn er obstakels die voor sommige weggebruikers niet passeerbaar zijn? Denk bijvoorbeeld aan niet uitneembare paaltjes of plantenbakken  of  bus en landbouwsluizen.</w:t>
      </w:r>
    </w:p>
    <w:p w14:paraId="41601D73" w14:textId="77777777" w:rsidR="00B94DFA" w:rsidRPr="00C57449" w:rsidRDefault="00B94DFA" w:rsidP="00B94DFA">
      <w:pPr>
        <w:rPr>
          <w:rFonts w:ascii="Verdana" w:hAnsi="Verdana" w:cs="Calibri"/>
          <w:sz w:val="18"/>
          <w:szCs w:val="18"/>
        </w:rPr>
      </w:pPr>
      <w:r w:rsidRPr="00C57449">
        <w:rPr>
          <w:rFonts w:ascii="Verdana" w:hAnsi="Verdana" w:cs="Calibri"/>
          <w:sz w:val="18"/>
          <w:szCs w:val="18"/>
        </w:rPr>
        <w:t>Als een wegvak slechts aan een uiteinde een obstakel bevat kan het (afhankelijk van de verdere inrichting van de weg) voorkomen dat het wegvak wordt gesplitst en alleen dat deel waar de obstakels aanwezig zijn de lagere code krijgt.</w:t>
      </w:r>
    </w:p>
    <w:p w14:paraId="581B9010" w14:textId="065A9805" w:rsidR="00B94DFA" w:rsidRPr="004F11D3" w:rsidRDefault="00B94DFA" w:rsidP="00B94DFA">
      <w:pPr>
        <w:pStyle w:val="Lijstalinea"/>
        <w:numPr>
          <w:ilvl w:val="0"/>
          <w:numId w:val="52"/>
        </w:numPr>
        <w:spacing w:after="0" w:line="240" w:lineRule="auto"/>
        <w:contextualSpacing w:val="0"/>
        <w:rPr>
          <w:rFonts w:ascii="Verdana" w:hAnsi="Verdana" w:cs="Calibri"/>
          <w:sz w:val="18"/>
          <w:szCs w:val="18"/>
        </w:rPr>
      </w:pPr>
      <w:r w:rsidRPr="00C57449">
        <w:rPr>
          <w:rFonts w:ascii="Verdana" w:hAnsi="Verdana" w:cs="Calibri"/>
          <w:sz w:val="18"/>
          <w:szCs w:val="18"/>
        </w:rPr>
        <w:t>Vormgeving bestrating</w:t>
      </w:r>
    </w:p>
    <w:p w14:paraId="2AECE810" w14:textId="29B1A348" w:rsidR="00B94DFA" w:rsidRPr="00C57449" w:rsidRDefault="00B94DFA" w:rsidP="00B94DFA">
      <w:pPr>
        <w:rPr>
          <w:rFonts w:ascii="Verdana" w:hAnsi="Verdana" w:cs="Calibri"/>
          <w:sz w:val="18"/>
          <w:szCs w:val="18"/>
        </w:rPr>
      </w:pPr>
      <w:r w:rsidRPr="004F11D3">
        <w:rPr>
          <w:rFonts w:ascii="Verdana" w:hAnsi="Verdana" w:cs="Calibri"/>
          <w:sz w:val="18"/>
          <w:szCs w:val="18"/>
        </w:rPr>
        <w:lastRenderedPageBreak/>
        <w:t>Geeft de vo</w:t>
      </w:r>
      <w:r w:rsidR="001251B9">
        <w:rPr>
          <w:rFonts w:ascii="Verdana" w:hAnsi="Verdana" w:cs="Calibri"/>
          <w:sz w:val="18"/>
          <w:szCs w:val="18"/>
        </w:rPr>
        <w:t>rm</w:t>
      </w:r>
      <w:r w:rsidRPr="004F11D3">
        <w:rPr>
          <w:rFonts w:ascii="Verdana" w:hAnsi="Verdana" w:cs="Calibri"/>
          <w:sz w:val="18"/>
          <w:szCs w:val="18"/>
        </w:rPr>
        <w:t>geving van de bestrating een indicatie voor welke weggebruikers het wegvak is bedoeld? Dit kan ook zijn in de context zijn van aansluitende wegvakken waar de bestrating doorloopt.</w:t>
      </w:r>
    </w:p>
    <w:p w14:paraId="34729439" w14:textId="77777777" w:rsidR="00B94DFA" w:rsidRPr="00C57449" w:rsidRDefault="00B94DFA" w:rsidP="00B94DFA">
      <w:pPr>
        <w:pStyle w:val="Lijstalinea"/>
        <w:numPr>
          <w:ilvl w:val="0"/>
          <w:numId w:val="52"/>
        </w:numPr>
        <w:spacing w:after="0" w:line="240" w:lineRule="auto"/>
        <w:contextualSpacing w:val="0"/>
        <w:rPr>
          <w:rFonts w:ascii="Verdana" w:hAnsi="Verdana" w:cs="Calibri"/>
          <w:sz w:val="18"/>
          <w:szCs w:val="18"/>
        </w:rPr>
      </w:pPr>
      <w:r w:rsidRPr="00C57449">
        <w:rPr>
          <w:rFonts w:ascii="Verdana" w:hAnsi="Verdana" w:cs="Calibri"/>
          <w:sz w:val="18"/>
          <w:szCs w:val="18"/>
        </w:rPr>
        <w:t>Markeringen op de weg</w:t>
      </w:r>
    </w:p>
    <w:p w14:paraId="2AAD2374" w14:textId="4B19ED7D" w:rsidR="00B94DFA" w:rsidRPr="00C57449" w:rsidRDefault="00B94DFA" w:rsidP="00B94DFA">
      <w:pPr>
        <w:ind w:left="227" w:hanging="227"/>
        <w:rPr>
          <w:rFonts w:ascii="Verdana" w:hAnsi="Verdana" w:cs="Calibri"/>
          <w:sz w:val="18"/>
          <w:szCs w:val="18"/>
        </w:rPr>
      </w:pPr>
      <w:r w:rsidRPr="00C57449">
        <w:rPr>
          <w:rFonts w:ascii="Verdana" w:hAnsi="Verdana" w:cs="Calibri"/>
          <w:sz w:val="18"/>
          <w:szCs w:val="18"/>
        </w:rPr>
        <w:t xml:space="preserve">Zijn er verflijnen aangebracht op het wegdek voor scheiding van rijrichtingen of rijstroken? Zijn er overige teksten of symbolen op de weg? </w:t>
      </w:r>
    </w:p>
    <w:p w14:paraId="4F35DD53" w14:textId="77777777" w:rsidR="00B94DFA" w:rsidRPr="00C57449" w:rsidRDefault="00B94DFA" w:rsidP="00B94DFA">
      <w:pPr>
        <w:pStyle w:val="Lijstalinea"/>
        <w:numPr>
          <w:ilvl w:val="0"/>
          <w:numId w:val="52"/>
        </w:numPr>
        <w:spacing w:after="0" w:line="240" w:lineRule="auto"/>
        <w:contextualSpacing w:val="0"/>
        <w:rPr>
          <w:rFonts w:ascii="Verdana" w:hAnsi="Verdana" w:cs="Calibri"/>
          <w:sz w:val="18"/>
          <w:szCs w:val="18"/>
        </w:rPr>
      </w:pPr>
      <w:r w:rsidRPr="00C57449">
        <w:rPr>
          <w:rFonts w:ascii="Verdana" w:hAnsi="Verdana" w:cs="Calibri"/>
          <w:sz w:val="18"/>
          <w:szCs w:val="18"/>
        </w:rPr>
        <w:t>Positie in het netwerk</w:t>
      </w:r>
    </w:p>
    <w:p w14:paraId="60789E3B" w14:textId="77777777" w:rsidR="00B94DFA" w:rsidRPr="00C57449" w:rsidRDefault="00B94DFA" w:rsidP="00B94DFA">
      <w:pPr>
        <w:rPr>
          <w:rFonts w:ascii="Verdana" w:hAnsi="Verdana" w:cs="Calibri"/>
          <w:sz w:val="18"/>
          <w:szCs w:val="18"/>
        </w:rPr>
      </w:pPr>
      <w:r w:rsidRPr="00C57449">
        <w:rPr>
          <w:rFonts w:ascii="Verdana" w:hAnsi="Verdana" w:cs="Calibri"/>
          <w:sz w:val="18"/>
          <w:szCs w:val="18"/>
        </w:rPr>
        <w:t>Wat voor wegvakken zijn er om het betreffende wegvak heen? Waar gaat het naartoe? Waar komt het vandaan? Wat is de functie in het verkeersnetwerk?</w:t>
      </w:r>
    </w:p>
    <w:p w14:paraId="0E5B188D" w14:textId="77777777" w:rsidR="00B94DFA" w:rsidRPr="00C57449" w:rsidRDefault="00B94DFA" w:rsidP="00B94DFA">
      <w:pPr>
        <w:pStyle w:val="Lijstalinea"/>
        <w:numPr>
          <w:ilvl w:val="0"/>
          <w:numId w:val="52"/>
        </w:numPr>
        <w:spacing w:after="0" w:line="240" w:lineRule="auto"/>
        <w:contextualSpacing w:val="0"/>
        <w:rPr>
          <w:rFonts w:ascii="Verdana" w:hAnsi="Verdana" w:cs="Calibri"/>
          <w:sz w:val="18"/>
          <w:szCs w:val="18"/>
        </w:rPr>
      </w:pPr>
      <w:r w:rsidRPr="00C57449">
        <w:rPr>
          <w:rFonts w:ascii="Verdana" w:hAnsi="Verdana" w:cs="Calibri"/>
          <w:sz w:val="18"/>
          <w:szCs w:val="18"/>
        </w:rPr>
        <w:t>Code-specifieke kenmerken</w:t>
      </w:r>
    </w:p>
    <w:p w14:paraId="57C987E7" w14:textId="77777777" w:rsidR="00B94DFA" w:rsidRPr="00C57449" w:rsidRDefault="00B94DFA" w:rsidP="00B94DFA">
      <w:pPr>
        <w:rPr>
          <w:rFonts w:ascii="Verdana" w:hAnsi="Verdana" w:cs="Calibri"/>
          <w:sz w:val="18"/>
          <w:szCs w:val="18"/>
        </w:rPr>
      </w:pPr>
      <w:r w:rsidRPr="00C57449">
        <w:rPr>
          <w:rFonts w:ascii="Verdana" w:hAnsi="Verdana" w:cs="Calibri"/>
          <w:sz w:val="18"/>
          <w:szCs w:val="18"/>
        </w:rPr>
        <w:t>Zijn er kenmerken aanwezig die specifiek bij een bepaalde BST code horen? Bijvoorbeeld de structuur van een turborotonde, tramrails op een OV-baan etc.</w:t>
      </w:r>
    </w:p>
    <w:p w14:paraId="696F88F9" w14:textId="77777777" w:rsidR="00B94DFA" w:rsidRPr="00C57449" w:rsidRDefault="00B94DFA" w:rsidP="00B94DFA">
      <w:pPr>
        <w:rPr>
          <w:rFonts w:ascii="Verdana" w:hAnsi="Verdana" w:cs="Calibri"/>
          <w:sz w:val="18"/>
          <w:szCs w:val="18"/>
        </w:rPr>
      </w:pPr>
    </w:p>
    <w:p w14:paraId="76E6B369" w14:textId="77777777" w:rsidR="00B94DFA" w:rsidRPr="00C57449" w:rsidRDefault="00B94DFA" w:rsidP="00B94DFA">
      <w:pPr>
        <w:rPr>
          <w:rFonts w:ascii="Verdana" w:hAnsi="Verdana" w:cs="Calibri"/>
          <w:sz w:val="18"/>
          <w:szCs w:val="18"/>
        </w:rPr>
      </w:pPr>
      <w:r w:rsidRPr="00C57449">
        <w:rPr>
          <w:rFonts w:ascii="Verdana" w:hAnsi="Verdana" w:cs="Calibri"/>
          <w:b/>
          <w:sz w:val="18"/>
          <w:szCs w:val="18"/>
        </w:rPr>
        <w:t>Bebording</w:t>
      </w:r>
      <w:r w:rsidRPr="00C57449">
        <w:rPr>
          <w:rFonts w:ascii="Verdana" w:hAnsi="Verdana" w:cs="Calibri"/>
          <w:sz w:val="18"/>
          <w:szCs w:val="18"/>
        </w:rPr>
        <w:t>:</w:t>
      </w:r>
    </w:p>
    <w:p w14:paraId="0B7DC61F" w14:textId="77777777" w:rsidR="00B94DFA" w:rsidRPr="00C57449" w:rsidRDefault="00B94DFA" w:rsidP="00B94DFA">
      <w:pPr>
        <w:rPr>
          <w:rFonts w:ascii="Verdana" w:hAnsi="Verdana" w:cs="Calibri"/>
          <w:sz w:val="18"/>
          <w:szCs w:val="18"/>
        </w:rPr>
      </w:pPr>
      <w:r w:rsidRPr="00C57449">
        <w:rPr>
          <w:rFonts w:ascii="Verdana" w:hAnsi="Verdana" w:cs="Calibri"/>
          <w:sz w:val="18"/>
          <w:szCs w:val="18"/>
        </w:rPr>
        <w:t>Als uit al deze kenmerken eenduidig een BST code is bepaald, wordt er verder niet naar bebording gekeken. Als er nog twijfel bestaat tussen een aantal codes op basis van de inrichting, dan geeft de bebording die door de wegbeheerder is aangebracht de doorslag.</w:t>
      </w:r>
    </w:p>
    <w:p w14:paraId="410B550E" w14:textId="5B5373FD" w:rsidR="00B94DFA" w:rsidRDefault="00B94DFA" w:rsidP="00B94DFA">
      <w:pPr>
        <w:rPr>
          <w:rFonts w:ascii="Calibri" w:hAnsi="Calibri" w:cs="Calibri"/>
        </w:rPr>
      </w:pPr>
    </w:p>
    <w:p w14:paraId="44A30C43" w14:textId="42EFA991" w:rsidR="00C31165" w:rsidRPr="00C57449" w:rsidRDefault="00C31165" w:rsidP="00B94DFA">
      <w:pPr>
        <w:rPr>
          <w:rFonts w:ascii="Verdana" w:hAnsi="Verdana" w:cs="Calibri"/>
          <w:sz w:val="18"/>
          <w:szCs w:val="18"/>
        </w:rPr>
      </w:pPr>
      <w:r w:rsidRPr="00C57449">
        <w:rPr>
          <w:rFonts w:ascii="Verdana" w:hAnsi="Verdana" w:cs="Calibri"/>
          <w:sz w:val="18"/>
          <w:szCs w:val="18"/>
        </w:rPr>
        <w:t xml:space="preserve">Door het gebruik van deze methode zal de BST code dus niet </w:t>
      </w:r>
      <w:r w:rsidR="008D1C94" w:rsidRPr="008D1C94">
        <w:rPr>
          <w:rFonts w:ascii="Verdana" w:hAnsi="Verdana" w:cs="Calibri"/>
          <w:sz w:val="18"/>
          <w:szCs w:val="18"/>
        </w:rPr>
        <w:t>altijd</w:t>
      </w:r>
      <w:r w:rsidRPr="00C57449">
        <w:rPr>
          <w:rFonts w:ascii="Verdana" w:hAnsi="Verdana" w:cs="Calibri"/>
          <w:sz w:val="18"/>
          <w:szCs w:val="18"/>
        </w:rPr>
        <w:t xml:space="preserve"> overeen komen met de wettelijke status van een wegvak. Een wegvak met fietspad-bord is juridisch gezien een fietspad, maar als dit niet is ingericht als een fietspad dan wordt het niet als zodanig geregistreerd.  Hierin ligt ook het verschil tussen de BST code van een wegvak, en de verkeerstypen die er zijn toegestaan zoals vastgelegd in WKD. </w:t>
      </w:r>
    </w:p>
    <w:p w14:paraId="4F427478" w14:textId="21E9BA9C" w:rsidR="00003A6C" w:rsidRDefault="00003A6C" w:rsidP="00C95060">
      <w:pPr>
        <w:rPr>
          <w:rFonts w:ascii="Verdana" w:hAnsi="Verdana"/>
          <w:sz w:val="18"/>
          <w:szCs w:val="18"/>
        </w:rPr>
      </w:pPr>
    </w:p>
    <w:p w14:paraId="1EFEBAE3" w14:textId="77777777" w:rsidR="00E565FC" w:rsidRDefault="00E565FC" w:rsidP="00C95060">
      <w:pPr>
        <w:rPr>
          <w:rFonts w:ascii="Verdana" w:hAnsi="Verdana"/>
          <w:sz w:val="18"/>
          <w:szCs w:val="18"/>
        </w:rPr>
      </w:pPr>
    </w:p>
    <w:p w14:paraId="1EA8B3C9" w14:textId="0D106B0B" w:rsidR="0036505C" w:rsidRPr="00C57449" w:rsidRDefault="0036505C" w:rsidP="00C95060">
      <w:pPr>
        <w:rPr>
          <w:rFonts w:ascii="Verdana" w:hAnsi="Verdana"/>
          <w:b/>
          <w:sz w:val="18"/>
          <w:szCs w:val="18"/>
        </w:rPr>
      </w:pPr>
      <w:r>
        <w:rPr>
          <w:rFonts w:ascii="Verdana" w:hAnsi="Verdana"/>
          <w:b/>
          <w:sz w:val="18"/>
          <w:szCs w:val="18"/>
        </w:rPr>
        <w:t>Rangorde wegbeheerders:</w:t>
      </w:r>
    </w:p>
    <w:p w14:paraId="251B9230" w14:textId="461AFD24" w:rsidR="00003A6C" w:rsidRPr="00C57449" w:rsidRDefault="00003A6C" w:rsidP="00003A6C">
      <w:pPr>
        <w:rPr>
          <w:rFonts w:ascii="Verdana" w:hAnsi="Verdana"/>
          <w:sz w:val="18"/>
          <w:szCs w:val="18"/>
        </w:rPr>
      </w:pPr>
      <w:r w:rsidRPr="00C57449">
        <w:rPr>
          <w:rFonts w:ascii="Verdana" w:hAnsi="Verdana"/>
          <w:sz w:val="18"/>
          <w:szCs w:val="18"/>
        </w:rPr>
        <w:t>Als in dit document wordt gesproken over hogere en lagere wegbeh</w:t>
      </w:r>
      <w:r w:rsidR="00F072A9">
        <w:rPr>
          <w:rFonts w:ascii="Verdana" w:hAnsi="Verdana"/>
          <w:sz w:val="18"/>
          <w:szCs w:val="18"/>
        </w:rPr>
        <w:t>eerders, wordt de volgende</w:t>
      </w:r>
      <w:r w:rsidRPr="00C57449">
        <w:rPr>
          <w:rFonts w:ascii="Verdana" w:hAnsi="Verdana"/>
          <w:sz w:val="18"/>
          <w:szCs w:val="18"/>
        </w:rPr>
        <w:t xml:space="preserve"> hiërarchische volgorde aangehouden:</w:t>
      </w:r>
    </w:p>
    <w:p w14:paraId="2DC40505" w14:textId="77777777" w:rsidR="00003A6C" w:rsidRPr="00C57449" w:rsidRDefault="00003A6C" w:rsidP="00003A6C">
      <w:pPr>
        <w:pStyle w:val="Lijstalinea"/>
        <w:numPr>
          <w:ilvl w:val="0"/>
          <w:numId w:val="42"/>
        </w:numPr>
        <w:spacing w:after="0" w:line="240" w:lineRule="auto"/>
        <w:contextualSpacing w:val="0"/>
        <w:rPr>
          <w:rFonts w:ascii="Verdana" w:hAnsi="Verdana"/>
          <w:sz w:val="18"/>
          <w:szCs w:val="18"/>
        </w:rPr>
      </w:pPr>
      <w:r w:rsidRPr="00C57449">
        <w:rPr>
          <w:rFonts w:ascii="Verdana" w:hAnsi="Verdana"/>
          <w:sz w:val="18"/>
          <w:szCs w:val="18"/>
        </w:rPr>
        <w:t>Rijk</w:t>
      </w:r>
    </w:p>
    <w:p w14:paraId="54015287" w14:textId="77777777" w:rsidR="00003A6C" w:rsidRPr="00C57449" w:rsidRDefault="00003A6C" w:rsidP="00003A6C">
      <w:pPr>
        <w:pStyle w:val="Lijstalinea"/>
        <w:numPr>
          <w:ilvl w:val="0"/>
          <w:numId w:val="42"/>
        </w:numPr>
        <w:spacing w:after="0" w:line="240" w:lineRule="auto"/>
        <w:contextualSpacing w:val="0"/>
        <w:rPr>
          <w:rFonts w:ascii="Verdana" w:hAnsi="Verdana"/>
          <w:sz w:val="18"/>
          <w:szCs w:val="18"/>
        </w:rPr>
      </w:pPr>
      <w:r w:rsidRPr="00C57449">
        <w:rPr>
          <w:rFonts w:ascii="Verdana" w:hAnsi="Verdana"/>
          <w:sz w:val="18"/>
          <w:szCs w:val="18"/>
        </w:rPr>
        <w:t>Provincie</w:t>
      </w:r>
    </w:p>
    <w:p w14:paraId="51C7EA58" w14:textId="77777777" w:rsidR="00003A6C" w:rsidRPr="00C57449" w:rsidRDefault="00003A6C" w:rsidP="00003A6C">
      <w:pPr>
        <w:pStyle w:val="Lijstalinea"/>
        <w:numPr>
          <w:ilvl w:val="0"/>
          <w:numId w:val="42"/>
        </w:numPr>
        <w:spacing w:after="0" w:line="240" w:lineRule="auto"/>
        <w:contextualSpacing w:val="0"/>
        <w:rPr>
          <w:rFonts w:ascii="Verdana" w:hAnsi="Verdana"/>
          <w:sz w:val="18"/>
          <w:szCs w:val="18"/>
        </w:rPr>
      </w:pPr>
      <w:r w:rsidRPr="00C57449">
        <w:rPr>
          <w:rFonts w:ascii="Verdana" w:hAnsi="Verdana"/>
          <w:sz w:val="18"/>
          <w:szCs w:val="18"/>
        </w:rPr>
        <w:t>Gemeente/waterschap</w:t>
      </w:r>
    </w:p>
    <w:p w14:paraId="7D7621FC" w14:textId="77777777" w:rsidR="00003A6C" w:rsidRPr="00C57449" w:rsidRDefault="00003A6C" w:rsidP="00003A6C">
      <w:pPr>
        <w:rPr>
          <w:rFonts w:ascii="Verdana" w:hAnsi="Verdana"/>
          <w:sz w:val="18"/>
          <w:szCs w:val="18"/>
        </w:rPr>
      </w:pPr>
    </w:p>
    <w:p w14:paraId="3802AF97" w14:textId="65012B35" w:rsidR="00003A6C" w:rsidRPr="00C57449" w:rsidRDefault="00003A6C" w:rsidP="00003A6C">
      <w:pPr>
        <w:rPr>
          <w:rFonts w:ascii="Verdana" w:hAnsi="Verdana"/>
          <w:sz w:val="18"/>
          <w:szCs w:val="18"/>
        </w:rPr>
      </w:pPr>
      <w:r w:rsidRPr="00C57449">
        <w:rPr>
          <w:rFonts w:ascii="Verdana" w:hAnsi="Verdana"/>
          <w:sz w:val="18"/>
          <w:szCs w:val="18"/>
        </w:rPr>
        <w:t>Overige</w:t>
      </w:r>
      <w:r w:rsidR="008D1C94">
        <w:rPr>
          <w:rFonts w:ascii="Verdana" w:hAnsi="Verdana"/>
          <w:sz w:val="18"/>
          <w:szCs w:val="18"/>
        </w:rPr>
        <w:t>/private</w:t>
      </w:r>
      <w:r w:rsidRPr="00C57449">
        <w:rPr>
          <w:rFonts w:ascii="Verdana" w:hAnsi="Verdana"/>
          <w:sz w:val="18"/>
          <w:szCs w:val="18"/>
        </w:rPr>
        <w:t xml:space="preserve"> wegbeheerders worden in deze volgorde niet meegenomen gezien de diversiteit van wegen in privaat beheer. Hier moet per situatie subjectief beoordeeld worden waar in de rangorde een wegvak valt op basis van belang in het verkeersnetwerk en </w:t>
      </w:r>
      <w:r w:rsidR="008D1C94">
        <w:rPr>
          <w:rFonts w:ascii="Verdana" w:hAnsi="Verdana"/>
          <w:sz w:val="18"/>
          <w:szCs w:val="18"/>
        </w:rPr>
        <w:t xml:space="preserve">de </w:t>
      </w:r>
      <w:r w:rsidRPr="00C57449">
        <w:rPr>
          <w:rFonts w:ascii="Verdana" w:hAnsi="Verdana"/>
          <w:sz w:val="18"/>
          <w:szCs w:val="18"/>
        </w:rPr>
        <w:t>inrichting.</w:t>
      </w:r>
    </w:p>
    <w:p w14:paraId="60C29D5B" w14:textId="77777777" w:rsidR="00003A6C" w:rsidRDefault="00003A6C" w:rsidP="00C95060"/>
    <w:p w14:paraId="662CA6CB" w14:textId="77777777" w:rsidR="00C95060" w:rsidRPr="00C95060" w:rsidRDefault="00C95060" w:rsidP="00C95060"/>
    <w:p w14:paraId="6546F7AE" w14:textId="6A377697" w:rsidR="003E09AA" w:rsidRDefault="00E10567" w:rsidP="00AC6C5F">
      <w:pPr>
        <w:pStyle w:val="Kop1"/>
        <w:numPr>
          <w:ilvl w:val="0"/>
          <w:numId w:val="17"/>
        </w:numPr>
        <w:ind w:hanging="720"/>
      </w:pPr>
      <w:bookmarkStart w:id="3" w:name="_Toc171083982"/>
      <w:r>
        <w:t>R</w:t>
      </w:r>
      <w:r w:rsidR="00F405EB">
        <w:t>ijbaan</w:t>
      </w:r>
      <w:r w:rsidR="002122FC">
        <w:t xml:space="preserve"> </w:t>
      </w:r>
      <w:r w:rsidR="00A83DEE">
        <w:t>(baansoort)</w:t>
      </w:r>
      <w:bookmarkEnd w:id="3"/>
    </w:p>
    <w:p w14:paraId="3C8AE32F" w14:textId="7B58D830" w:rsidR="000B59B5" w:rsidRDefault="000B59B5" w:rsidP="00F405EB">
      <w:pPr>
        <w:rPr>
          <w:rFonts w:ascii="Verdana" w:hAnsi="Verdana"/>
          <w:sz w:val="18"/>
          <w:szCs w:val="18"/>
        </w:rPr>
      </w:pPr>
    </w:p>
    <w:p w14:paraId="07937A92" w14:textId="7427024A" w:rsidR="00172C32" w:rsidRPr="00F16D7A" w:rsidRDefault="00172C32" w:rsidP="00172C32">
      <w:pPr>
        <w:rPr>
          <w:rFonts w:ascii="Verdana" w:hAnsi="Verdana"/>
          <w:sz w:val="18"/>
          <w:szCs w:val="18"/>
        </w:rPr>
      </w:pPr>
      <w:r w:rsidRPr="00F16D7A">
        <w:rPr>
          <w:rFonts w:ascii="Verdana" w:hAnsi="Verdana"/>
          <w:sz w:val="18"/>
          <w:szCs w:val="18"/>
        </w:rPr>
        <w:t xml:space="preserve">Baansoort </w:t>
      </w:r>
      <w:r>
        <w:rPr>
          <w:rFonts w:ascii="Verdana" w:hAnsi="Verdana"/>
          <w:sz w:val="18"/>
          <w:szCs w:val="18"/>
        </w:rPr>
        <w:t>Rijbaan is onder</w:t>
      </w:r>
      <w:r w:rsidR="008D1C94">
        <w:rPr>
          <w:rFonts w:ascii="Verdana" w:hAnsi="Verdana"/>
          <w:sz w:val="18"/>
          <w:szCs w:val="18"/>
        </w:rPr>
        <w:t xml:space="preserve">verdeeld </w:t>
      </w:r>
      <w:r>
        <w:rPr>
          <w:rFonts w:ascii="Verdana" w:hAnsi="Verdana"/>
          <w:sz w:val="18"/>
          <w:szCs w:val="18"/>
        </w:rPr>
        <w:t xml:space="preserve">in </w:t>
      </w:r>
      <w:r w:rsidR="008D1C94">
        <w:rPr>
          <w:rFonts w:ascii="Verdana" w:hAnsi="Verdana"/>
          <w:sz w:val="18"/>
          <w:szCs w:val="18"/>
        </w:rPr>
        <w:t>4</w:t>
      </w:r>
      <w:r w:rsidRPr="00F16D7A">
        <w:rPr>
          <w:rFonts w:ascii="Verdana" w:hAnsi="Verdana"/>
          <w:sz w:val="18"/>
          <w:szCs w:val="18"/>
        </w:rPr>
        <w:t xml:space="preserve"> baansubsoorten: </w:t>
      </w:r>
    </w:p>
    <w:p w14:paraId="3FD1DE0C" w14:textId="2216D5B5" w:rsidR="00172C32" w:rsidRDefault="00172C32" w:rsidP="00172C32">
      <w:pPr>
        <w:pStyle w:val="Lijstalinea"/>
        <w:numPr>
          <w:ilvl w:val="0"/>
          <w:numId w:val="5"/>
        </w:numPr>
        <w:rPr>
          <w:rFonts w:ascii="Verdana" w:hAnsi="Verdana"/>
          <w:sz w:val="18"/>
          <w:szCs w:val="18"/>
        </w:rPr>
      </w:pPr>
      <w:r>
        <w:rPr>
          <w:rFonts w:ascii="Verdana" w:hAnsi="Verdana"/>
          <w:sz w:val="18"/>
          <w:szCs w:val="18"/>
        </w:rPr>
        <w:t>Hoofdrijbaan</w:t>
      </w:r>
    </w:p>
    <w:p w14:paraId="427DF909" w14:textId="16AAE306" w:rsidR="00FA5039" w:rsidRPr="00F16D7A" w:rsidRDefault="00FA5039" w:rsidP="00172C32">
      <w:pPr>
        <w:pStyle w:val="Lijstalinea"/>
        <w:numPr>
          <w:ilvl w:val="0"/>
          <w:numId w:val="5"/>
        </w:numPr>
        <w:rPr>
          <w:rFonts w:ascii="Verdana" w:hAnsi="Verdana"/>
          <w:sz w:val="18"/>
          <w:szCs w:val="18"/>
        </w:rPr>
      </w:pPr>
      <w:r>
        <w:rPr>
          <w:rFonts w:ascii="Verdana" w:hAnsi="Verdana"/>
          <w:sz w:val="18"/>
          <w:szCs w:val="18"/>
        </w:rPr>
        <w:t>Rijbaan</w:t>
      </w:r>
    </w:p>
    <w:p w14:paraId="7140563C" w14:textId="33D4FA18" w:rsidR="00172C32" w:rsidRDefault="00172C32" w:rsidP="00172C32">
      <w:pPr>
        <w:pStyle w:val="Lijstalinea"/>
        <w:numPr>
          <w:ilvl w:val="0"/>
          <w:numId w:val="5"/>
        </w:numPr>
        <w:rPr>
          <w:rFonts w:ascii="Verdana" w:hAnsi="Verdana"/>
          <w:sz w:val="18"/>
          <w:szCs w:val="18"/>
        </w:rPr>
      </w:pPr>
      <w:r>
        <w:rPr>
          <w:rFonts w:ascii="Verdana" w:hAnsi="Verdana"/>
          <w:sz w:val="18"/>
          <w:szCs w:val="18"/>
        </w:rPr>
        <w:t>Parallelweg</w:t>
      </w:r>
    </w:p>
    <w:p w14:paraId="0C8B38CC" w14:textId="0167E137" w:rsidR="008D1C94" w:rsidRDefault="008D1C94" w:rsidP="00172C32">
      <w:pPr>
        <w:pStyle w:val="Lijstalinea"/>
        <w:numPr>
          <w:ilvl w:val="0"/>
          <w:numId w:val="5"/>
        </w:numPr>
        <w:rPr>
          <w:rFonts w:ascii="Verdana" w:hAnsi="Verdana"/>
          <w:sz w:val="18"/>
          <w:szCs w:val="18"/>
        </w:rPr>
      </w:pPr>
      <w:r>
        <w:rPr>
          <w:rFonts w:ascii="Verdana" w:hAnsi="Verdana"/>
          <w:sz w:val="18"/>
          <w:szCs w:val="18"/>
        </w:rPr>
        <w:t>Woonerf</w:t>
      </w:r>
    </w:p>
    <w:p w14:paraId="1A6AA047" w14:textId="77777777" w:rsidR="00172C32" w:rsidRPr="000B59B5" w:rsidRDefault="00172C32" w:rsidP="00F405EB">
      <w:pPr>
        <w:rPr>
          <w:rFonts w:ascii="Verdana" w:hAnsi="Verdana"/>
          <w:sz w:val="18"/>
          <w:szCs w:val="18"/>
        </w:rPr>
      </w:pPr>
    </w:p>
    <w:p w14:paraId="1167F97B" w14:textId="58C8A8D9" w:rsidR="00FA5039" w:rsidRDefault="00FA5039" w:rsidP="00AC6C5F">
      <w:pPr>
        <w:pStyle w:val="Kop2"/>
        <w:numPr>
          <w:ilvl w:val="1"/>
          <w:numId w:val="17"/>
        </w:numPr>
        <w:ind w:left="426" w:hanging="426"/>
      </w:pPr>
      <w:bookmarkStart w:id="4" w:name="_Toc171083983"/>
      <w:r>
        <w:t>Hoofdrijbaan</w:t>
      </w:r>
      <w:r w:rsidR="00AC4746">
        <w:t xml:space="preserve"> (baansubsoort HR)</w:t>
      </w:r>
      <w:bookmarkEnd w:id="4"/>
    </w:p>
    <w:p w14:paraId="050746F1" w14:textId="77777777" w:rsidR="00FA5039" w:rsidRDefault="00FA5039" w:rsidP="00FA5039">
      <w:pPr>
        <w:rPr>
          <w:rFonts w:ascii="Verdana" w:hAnsi="Verdana"/>
          <w:b/>
          <w:bCs/>
          <w:sz w:val="18"/>
          <w:szCs w:val="18"/>
        </w:rPr>
      </w:pPr>
    </w:p>
    <w:p w14:paraId="2085D679" w14:textId="654E39AB" w:rsidR="00FA5039" w:rsidRPr="00440E26" w:rsidRDefault="00FA5039" w:rsidP="00FA5039">
      <w:pPr>
        <w:rPr>
          <w:rFonts w:ascii="Verdana" w:hAnsi="Verdana"/>
          <w:b/>
          <w:bCs/>
          <w:sz w:val="18"/>
          <w:szCs w:val="18"/>
        </w:rPr>
      </w:pPr>
      <w:r w:rsidRPr="00440E26">
        <w:rPr>
          <w:rFonts w:ascii="Verdana" w:hAnsi="Verdana"/>
          <w:b/>
          <w:bCs/>
          <w:sz w:val="18"/>
          <w:szCs w:val="18"/>
        </w:rPr>
        <w:t>Beschrijving</w:t>
      </w:r>
    </w:p>
    <w:p w14:paraId="0D635341" w14:textId="05AC15DD" w:rsidR="00AC4746" w:rsidRDefault="00AC4746" w:rsidP="00FA5039">
      <w:pPr>
        <w:contextualSpacing/>
        <w:rPr>
          <w:rFonts w:ascii="Verdana" w:hAnsi="Verdana"/>
          <w:sz w:val="18"/>
          <w:szCs w:val="18"/>
        </w:rPr>
      </w:pPr>
      <w:r w:rsidRPr="00AC4746">
        <w:rPr>
          <w:rFonts w:ascii="Verdana" w:hAnsi="Verdana"/>
          <w:sz w:val="18"/>
          <w:szCs w:val="18"/>
        </w:rPr>
        <w:t xml:space="preserve">De </w:t>
      </w:r>
      <w:r w:rsidR="00E565FC">
        <w:rPr>
          <w:rFonts w:ascii="Verdana" w:hAnsi="Verdana"/>
          <w:sz w:val="18"/>
          <w:szCs w:val="18"/>
        </w:rPr>
        <w:t>hoofd</w:t>
      </w:r>
      <w:r w:rsidRPr="00AC4746">
        <w:rPr>
          <w:rFonts w:ascii="Verdana" w:hAnsi="Verdana"/>
          <w:sz w:val="18"/>
          <w:szCs w:val="18"/>
        </w:rPr>
        <w:t>rijbaan is een aaneengesloten deel van de verkeersbaan dat bestemd is voor rijdend verkeer</w:t>
      </w:r>
      <w:r>
        <w:rPr>
          <w:rFonts w:ascii="Verdana" w:hAnsi="Verdana"/>
          <w:sz w:val="18"/>
          <w:szCs w:val="18"/>
        </w:rPr>
        <w:t>.</w:t>
      </w:r>
    </w:p>
    <w:p w14:paraId="0B183DD7" w14:textId="77777777" w:rsidR="00AC4746" w:rsidRDefault="00AC4746" w:rsidP="00FA5039">
      <w:pPr>
        <w:contextualSpacing/>
        <w:rPr>
          <w:rFonts w:ascii="Verdana" w:hAnsi="Verdana"/>
          <w:sz w:val="18"/>
          <w:szCs w:val="18"/>
        </w:rPr>
      </w:pPr>
    </w:p>
    <w:p w14:paraId="0CF9A289" w14:textId="178FD4FC" w:rsidR="00FA5039" w:rsidRPr="00AC4746" w:rsidRDefault="000C0361" w:rsidP="00FA5039">
      <w:pPr>
        <w:contextualSpacing/>
        <w:rPr>
          <w:rFonts w:ascii="Verdana" w:hAnsi="Verdana"/>
          <w:sz w:val="18"/>
          <w:szCs w:val="18"/>
        </w:rPr>
      </w:pPr>
      <w:r>
        <w:rPr>
          <w:rFonts w:ascii="Verdana" w:eastAsia="Verdana" w:hAnsi="Verdana" w:cs="Times New Roman"/>
          <w:b/>
          <w:bCs/>
          <w:sz w:val="18"/>
          <w:szCs w:val="18"/>
        </w:rPr>
        <w:t>Eisen</w:t>
      </w:r>
    </w:p>
    <w:p w14:paraId="5FDD165E" w14:textId="77777777" w:rsidR="00FA5039" w:rsidRDefault="00FA5039" w:rsidP="00FA5039">
      <w:pPr>
        <w:rPr>
          <w:rFonts w:ascii="Verdana" w:eastAsia="Verdana" w:hAnsi="Verdana" w:cs="Times New Roman"/>
          <w:sz w:val="18"/>
          <w:szCs w:val="18"/>
        </w:rPr>
      </w:pPr>
      <w:r>
        <w:rPr>
          <w:rFonts w:ascii="Verdana" w:eastAsia="Verdana" w:hAnsi="Verdana" w:cs="Times New Roman"/>
          <w:sz w:val="18"/>
          <w:szCs w:val="18"/>
        </w:rPr>
        <w:t xml:space="preserve">Alleen op wegen die </w:t>
      </w:r>
      <w:r w:rsidRPr="0095640A">
        <w:rPr>
          <w:rFonts w:ascii="Verdana" w:eastAsia="Verdana" w:hAnsi="Verdana" w:cs="Times New Roman"/>
          <w:sz w:val="18"/>
          <w:szCs w:val="18"/>
        </w:rPr>
        <w:t xml:space="preserve">voorzien </w:t>
      </w:r>
      <w:r>
        <w:rPr>
          <w:rFonts w:ascii="Verdana" w:eastAsia="Verdana" w:hAnsi="Verdana" w:cs="Times New Roman"/>
          <w:sz w:val="18"/>
          <w:szCs w:val="18"/>
        </w:rPr>
        <w:t xml:space="preserve">zijn </w:t>
      </w:r>
      <w:r w:rsidRPr="0095640A">
        <w:rPr>
          <w:rFonts w:ascii="Verdana" w:eastAsia="Verdana" w:hAnsi="Verdana" w:cs="Times New Roman"/>
          <w:sz w:val="18"/>
          <w:szCs w:val="18"/>
        </w:rPr>
        <w:t>van hectometerborden met een hectometrering en een hectometreringsletter.</w:t>
      </w:r>
    </w:p>
    <w:p w14:paraId="1DE5A285" w14:textId="77777777" w:rsidR="00FA5039" w:rsidRPr="00FA5039" w:rsidRDefault="00FA5039" w:rsidP="00FA5039">
      <w:pPr>
        <w:contextualSpacing/>
        <w:rPr>
          <w:rFonts w:ascii="Verdana" w:eastAsia="Verdana" w:hAnsi="Verdana" w:cs="Times New Roman"/>
          <w:sz w:val="18"/>
          <w:szCs w:val="18"/>
        </w:rPr>
      </w:pPr>
    </w:p>
    <w:p w14:paraId="652F79EA" w14:textId="74AADEFB" w:rsidR="00E10567" w:rsidRDefault="00FA5039" w:rsidP="00AC6C5F">
      <w:pPr>
        <w:pStyle w:val="Kop2"/>
        <w:numPr>
          <w:ilvl w:val="1"/>
          <w:numId w:val="17"/>
        </w:numPr>
        <w:ind w:left="426" w:hanging="426"/>
      </w:pPr>
      <w:bookmarkStart w:id="5" w:name="_Toc171083984"/>
      <w:r>
        <w:t>R</w:t>
      </w:r>
      <w:r w:rsidR="00E10567">
        <w:t>ijbaan</w:t>
      </w:r>
      <w:r w:rsidR="00A83DEE">
        <w:t xml:space="preserve"> (baansubsoort RB)</w:t>
      </w:r>
      <w:bookmarkEnd w:id="5"/>
    </w:p>
    <w:p w14:paraId="4241B27A" w14:textId="77777777" w:rsidR="00451EBF" w:rsidRDefault="00451EBF" w:rsidP="00F405EB">
      <w:pPr>
        <w:rPr>
          <w:rFonts w:ascii="Verdana" w:hAnsi="Verdana"/>
          <w:sz w:val="18"/>
          <w:szCs w:val="18"/>
        </w:rPr>
      </w:pPr>
    </w:p>
    <w:p w14:paraId="2FCE4D63" w14:textId="64FE6E30" w:rsidR="00440E26" w:rsidRPr="00440E26" w:rsidRDefault="00440E26" w:rsidP="00F405EB">
      <w:pPr>
        <w:rPr>
          <w:rFonts w:ascii="Verdana" w:hAnsi="Verdana"/>
          <w:b/>
          <w:bCs/>
          <w:sz w:val="18"/>
          <w:szCs w:val="18"/>
        </w:rPr>
      </w:pPr>
      <w:r w:rsidRPr="00440E26">
        <w:rPr>
          <w:rFonts w:ascii="Verdana" w:hAnsi="Verdana"/>
          <w:b/>
          <w:bCs/>
          <w:sz w:val="18"/>
          <w:szCs w:val="18"/>
        </w:rPr>
        <w:t>Beschrijving</w:t>
      </w:r>
    </w:p>
    <w:p w14:paraId="797127DF" w14:textId="77777777" w:rsidR="00AC4746" w:rsidRDefault="00AC4746" w:rsidP="00440E26">
      <w:pPr>
        <w:contextualSpacing/>
        <w:rPr>
          <w:rFonts w:ascii="Verdana" w:hAnsi="Verdana"/>
          <w:sz w:val="18"/>
          <w:szCs w:val="18"/>
        </w:rPr>
      </w:pPr>
      <w:r w:rsidRPr="00AC4746">
        <w:rPr>
          <w:rFonts w:ascii="Verdana" w:hAnsi="Verdana"/>
          <w:sz w:val="18"/>
          <w:szCs w:val="18"/>
        </w:rPr>
        <w:t>De rijbaan is een aaneengesloten deel van de verkeersbaan dat bestemd is voor rijdend verkeer</w:t>
      </w:r>
      <w:r>
        <w:rPr>
          <w:rFonts w:ascii="Verdana" w:hAnsi="Verdana"/>
          <w:sz w:val="18"/>
          <w:szCs w:val="18"/>
        </w:rPr>
        <w:t>.</w:t>
      </w:r>
    </w:p>
    <w:p w14:paraId="5B0952A4" w14:textId="77777777" w:rsidR="00AC4746" w:rsidRDefault="00AC4746" w:rsidP="00440E26">
      <w:pPr>
        <w:contextualSpacing/>
        <w:rPr>
          <w:rFonts w:ascii="Verdana" w:hAnsi="Verdana"/>
          <w:sz w:val="18"/>
          <w:szCs w:val="18"/>
        </w:rPr>
      </w:pPr>
    </w:p>
    <w:p w14:paraId="530F7DE2" w14:textId="03EA8405" w:rsidR="00440E26" w:rsidRPr="00CB61A8" w:rsidRDefault="000C0361" w:rsidP="00440E26">
      <w:pPr>
        <w:contextualSpacing/>
        <w:rPr>
          <w:rFonts w:ascii="Verdana" w:eastAsia="Verdana" w:hAnsi="Verdana" w:cs="Times New Roman"/>
          <w:b/>
          <w:bCs/>
          <w:sz w:val="18"/>
          <w:szCs w:val="18"/>
        </w:rPr>
      </w:pPr>
      <w:r>
        <w:rPr>
          <w:rFonts w:ascii="Verdana" w:eastAsia="Verdana" w:hAnsi="Verdana" w:cs="Times New Roman"/>
          <w:b/>
          <w:bCs/>
          <w:sz w:val="18"/>
          <w:szCs w:val="18"/>
        </w:rPr>
        <w:t>Eisen</w:t>
      </w:r>
    </w:p>
    <w:p w14:paraId="145D23B7" w14:textId="41CC248B" w:rsidR="00440E26" w:rsidRDefault="003C0041" w:rsidP="00440E26">
      <w:pPr>
        <w:contextualSpacing/>
        <w:rPr>
          <w:rFonts w:ascii="Verdana" w:eastAsia="Verdana" w:hAnsi="Verdana" w:cs="Times New Roman"/>
          <w:sz w:val="18"/>
          <w:szCs w:val="18"/>
        </w:rPr>
      </w:pPr>
      <w:r>
        <w:rPr>
          <w:rFonts w:ascii="Verdana" w:eastAsia="Verdana" w:hAnsi="Verdana" w:cs="Times New Roman"/>
          <w:sz w:val="18"/>
          <w:szCs w:val="18"/>
        </w:rPr>
        <w:t xml:space="preserve">Deze </w:t>
      </w:r>
      <w:r w:rsidR="006C330D">
        <w:rPr>
          <w:rFonts w:ascii="Verdana" w:eastAsia="Verdana" w:hAnsi="Verdana" w:cs="Times New Roman"/>
          <w:sz w:val="18"/>
          <w:szCs w:val="18"/>
        </w:rPr>
        <w:t xml:space="preserve">BST code </w:t>
      </w:r>
      <w:r>
        <w:rPr>
          <w:rFonts w:ascii="Verdana" w:eastAsia="Verdana" w:hAnsi="Verdana" w:cs="Times New Roman"/>
          <w:sz w:val="18"/>
          <w:szCs w:val="18"/>
        </w:rPr>
        <w:t xml:space="preserve">wordt toegepast als het </w:t>
      </w:r>
      <w:r w:rsidR="008D1C94">
        <w:rPr>
          <w:rFonts w:ascii="Verdana" w:eastAsia="Verdana" w:hAnsi="Verdana" w:cs="Times New Roman"/>
          <w:sz w:val="18"/>
          <w:szCs w:val="18"/>
        </w:rPr>
        <w:t xml:space="preserve">wegvak </w:t>
      </w:r>
      <w:r>
        <w:rPr>
          <w:rFonts w:ascii="Verdana" w:eastAsia="Verdana" w:hAnsi="Verdana" w:cs="Times New Roman"/>
          <w:sz w:val="18"/>
          <w:szCs w:val="18"/>
        </w:rPr>
        <w:t xml:space="preserve">niet tot een van de andere </w:t>
      </w:r>
      <w:r w:rsidR="00D8175B">
        <w:rPr>
          <w:rFonts w:ascii="Verdana" w:eastAsia="Verdana" w:hAnsi="Verdana" w:cs="Times New Roman"/>
          <w:sz w:val="18"/>
          <w:szCs w:val="18"/>
        </w:rPr>
        <w:t>categorieën</w:t>
      </w:r>
      <w:r>
        <w:rPr>
          <w:rFonts w:ascii="Verdana" w:eastAsia="Verdana" w:hAnsi="Verdana" w:cs="Times New Roman"/>
          <w:sz w:val="18"/>
          <w:szCs w:val="18"/>
        </w:rPr>
        <w:t xml:space="preserve"> van het doorgaand sne</w:t>
      </w:r>
      <w:r w:rsidR="00D8175B">
        <w:rPr>
          <w:rFonts w:ascii="Verdana" w:eastAsia="Verdana" w:hAnsi="Verdana" w:cs="Times New Roman"/>
          <w:sz w:val="18"/>
          <w:szCs w:val="18"/>
        </w:rPr>
        <w:t>lverkeer behoort</w:t>
      </w:r>
      <w:r w:rsidR="00AC4746">
        <w:rPr>
          <w:rFonts w:ascii="Verdana" w:eastAsia="Verdana" w:hAnsi="Verdana" w:cs="Times New Roman"/>
          <w:sz w:val="18"/>
          <w:szCs w:val="18"/>
        </w:rPr>
        <w:t xml:space="preserve">. </w:t>
      </w:r>
    </w:p>
    <w:p w14:paraId="0C79EC6C" w14:textId="77777777" w:rsidR="00AC4746" w:rsidRDefault="00AC4746" w:rsidP="00440E26">
      <w:pPr>
        <w:contextualSpacing/>
        <w:rPr>
          <w:rFonts w:ascii="Verdana" w:eastAsia="Verdana" w:hAnsi="Verdana" w:cs="Times New Roman"/>
          <w:sz w:val="18"/>
          <w:szCs w:val="18"/>
        </w:rPr>
      </w:pPr>
    </w:p>
    <w:p w14:paraId="23D1BF24" w14:textId="56D75755" w:rsidR="00AC4746" w:rsidRDefault="00AC4746" w:rsidP="00440E26">
      <w:pPr>
        <w:contextualSpacing/>
        <w:rPr>
          <w:rFonts w:ascii="Verdana" w:eastAsia="Verdana" w:hAnsi="Verdana" w:cs="Times New Roman"/>
          <w:sz w:val="18"/>
          <w:szCs w:val="18"/>
        </w:rPr>
      </w:pPr>
      <w:r>
        <w:rPr>
          <w:rFonts w:ascii="Verdana" w:eastAsia="Verdana" w:hAnsi="Verdana" w:cs="Times New Roman"/>
          <w:sz w:val="18"/>
          <w:szCs w:val="18"/>
        </w:rPr>
        <w:t xml:space="preserve"> D</w:t>
      </w:r>
      <w:r w:rsidRPr="00AC4746">
        <w:rPr>
          <w:rFonts w:ascii="Verdana" w:eastAsia="Verdana" w:hAnsi="Verdana" w:cs="Times New Roman"/>
          <w:sz w:val="18"/>
          <w:szCs w:val="18"/>
        </w:rPr>
        <w:t>efault</w:t>
      </w:r>
      <w:r>
        <w:rPr>
          <w:rFonts w:ascii="Verdana" w:eastAsia="Verdana" w:hAnsi="Verdana" w:cs="Times New Roman"/>
          <w:sz w:val="18"/>
          <w:szCs w:val="18"/>
        </w:rPr>
        <w:t xml:space="preserve"> </w:t>
      </w:r>
      <w:r w:rsidRPr="00AC4746">
        <w:rPr>
          <w:rFonts w:ascii="Verdana" w:eastAsia="Verdana" w:hAnsi="Verdana" w:cs="Times New Roman"/>
          <w:sz w:val="18"/>
          <w:szCs w:val="18"/>
        </w:rPr>
        <w:t>waarde voor alle wegvakken die niet onder een andere code vallen.</w:t>
      </w:r>
    </w:p>
    <w:p w14:paraId="3F91BBB6" w14:textId="54DAFF85" w:rsidR="000A2B7D" w:rsidRDefault="000A2B7D" w:rsidP="00440E26">
      <w:pPr>
        <w:contextualSpacing/>
        <w:rPr>
          <w:rFonts w:ascii="Verdana" w:eastAsia="Verdana" w:hAnsi="Verdana" w:cs="Times New Roman"/>
          <w:sz w:val="18"/>
          <w:szCs w:val="18"/>
        </w:rPr>
      </w:pPr>
    </w:p>
    <w:p w14:paraId="5516C23A" w14:textId="77777777" w:rsidR="00ED6C25" w:rsidRDefault="00ED6C25">
      <w:pPr>
        <w:spacing w:line="259" w:lineRule="auto"/>
      </w:pPr>
      <w:r>
        <w:br w:type="page"/>
      </w:r>
    </w:p>
    <w:p w14:paraId="7D3A035D" w14:textId="77777777" w:rsidR="002F6173" w:rsidRDefault="002F6173">
      <w:pPr>
        <w:spacing w:line="259" w:lineRule="auto"/>
        <w:rPr>
          <w:rFonts w:asciiTheme="majorHAnsi" w:eastAsiaTheme="majorEastAsia" w:hAnsiTheme="majorHAnsi" w:cstheme="majorBidi"/>
          <w:color w:val="2F5496" w:themeColor="accent1" w:themeShade="BF"/>
          <w:sz w:val="26"/>
          <w:szCs w:val="26"/>
        </w:rPr>
      </w:pPr>
    </w:p>
    <w:p w14:paraId="045C5D44" w14:textId="03B47E06" w:rsidR="00F405EB" w:rsidRPr="00F405EB" w:rsidRDefault="0077627F" w:rsidP="00451EBF">
      <w:pPr>
        <w:pStyle w:val="Kop2"/>
      </w:pPr>
      <w:bookmarkStart w:id="6" w:name="_Toc171083985"/>
      <w:r>
        <w:t>1</w:t>
      </w:r>
      <w:r w:rsidR="00AC6C5F">
        <w:t>.</w:t>
      </w:r>
      <w:r>
        <w:t>3</w:t>
      </w:r>
      <w:r w:rsidR="00AC6C5F">
        <w:t xml:space="preserve"> </w:t>
      </w:r>
      <w:r w:rsidR="00451EBF">
        <w:t>Parallelweg (</w:t>
      </w:r>
      <w:r w:rsidR="00A83DEE">
        <w:t xml:space="preserve">baansubsoort </w:t>
      </w:r>
      <w:r w:rsidR="00625565">
        <w:t xml:space="preserve"> PAR)</w:t>
      </w:r>
      <w:bookmarkEnd w:id="6"/>
    </w:p>
    <w:p w14:paraId="73A7330B" w14:textId="50645769" w:rsidR="003E09AA" w:rsidRDefault="003E09AA">
      <w:pPr>
        <w:rPr>
          <w:rFonts w:ascii="Verdana" w:hAnsi="Verdana"/>
          <w:b/>
          <w:bCs/>
          <w:sz w:val="18"/>
          <w:szCs w:val="18"/>
        </w:rPr>
      </w:pPr>
    </w:p>
    <w:p w14:paraId="4E88074A" w14:textId="77777777" w:rsidR="00D37885" w:rsidRPr="008078C1" w:rsidRDefault="00D37885" w:rsidP="00D37885">
      <w:pPr>
        <w:rPr>
          <w:rFonts w:ascii="Verdana" w:eastAsia="Calibri" w:hAnsi="Verdana" w:cs="Times New Roman"/>
          <w:b/>
          <w:bCs/>
        </w:rPr>
      </w:pPr>
      <w:r w:rsidRPr="008078C1">
        <w:rPr>
          <w:rFonts w:ascii="Verdana" w:eastAsia="Calibri" w:hAnsi="Verdana" w:cs="Times New Roman"/>
          <w:b/>
          <w:bCs/>
        </w:rPr>
        <w:t>Beschrijving</w:t>
      </w:r>
    </w:p>
    <w:p w14:paraId="538C707B" w14:textId="77777777" w:rsidR="00D37885" w:rsidRPr="008078C1" w:rsidRDefault="00D37885" w:rsidP="00D37885">
      <w:pPr>
        <w:rPr>
          <w:rFonts w:ascii="Verdana" w:eastAsia="Calibri" w:hAnsi="Verdana" w:cs="Times New Roman"/>
        </w:rPr>
      </w:pPr>
      <w:r w:rsidRPr="008078C1">
        <w:rPr>
          <w:rFonts w:ascii="Verdana" w:eastAsia="Calibri" w:hAnsi="Verdana" w:cs="Times New Roman"/>
        </w:rPr>
        <w:t xml:space="preserve">Een verkeer dragende baan die </w:t>
      </w:r>
      <w:r w:rsidRPr="008078C1">
        <w:rPr>
          <w:rFonts w:ascii="Verdana" w:eastAsia="Calibri" w:hAnsi="Verdana" w:cs="Times New Roman"/>
          <w:b/>
          <w:bCs/>
        </w:rPr>
        <w:t xml:space="preserve">naast een </w:t>
      </w:r>
      <w:r>
        <w:rPr>
          <w:rFonts w:ascii="Verdana" w:eastAsia="Calibri" w:hAnsi="Verdana" w:cs="Times New Roman"/>
          <w:b/>
          <w:bCs/>
        </w:rPr>
        <w:t xml:space="preserve">doorgaande rijbaan </w:t>
      </w:r>
      <w:r w:rsidRPr="008078C1">
        <w:rPr>
          <w:rFonts w:ascii="Verdana" w:eastAsia="Calibri" w:hAnsi="Verdana" w:cs="Times New Roman"/>
        </w:rPr>
        <w:t xml:space="preserve">loopt en het lokale verkeer dat die </w:t>
      </w:r>
      <w:r>
        <w:rPr>
          <w:rFonts w:ascii="Verdana" w:eastAsia="Calibri" w:hAnsi="Verdana" w:cs="Times New Roman"/>
        </w:rPr>
        <w:t xml:space="preserve">doorgaande rijbaan </w:t>
      </w:r>
      <w:r w:rsidRPr="008078C1">
        <w:rPr>
          <w:rFonts w:ascii="Verdana" w:eastAsia="Calibri" w:hAnsi="Verdana" w:cs="Times New Roman"/>
        </w:rPr>
        <w:t>mag en wil kruisen, oprijden of verlaten, kan opvangen, verzamelen of verdelen, of alleen voor lokaal verkeer gebruikt kan worden.</w:t>
      </w:r>
    </w:p>
    <w:p w14:paraId="4DC40D47" w14:textId="77777777" w:rsidR="00D37885" w:rsidRPr="008078C1" w:rsidRDefault="00D37885" w:rsidP="00D37885">
      <w:pPr>
        <w:rPr>
          <w:rFonts w:ascii="Verdana" w:eastAsia="Calibri" w:hAnsi="Verdana" w:cs="Times New Roman"/>
        </w:rPr>
      </w:pPr>
      <w:r w:rsidRPr="008078C1">
        <w:rPr>
          <w:rFonts w:ascii="Verdana" w:eastAsia="Calibri" w:hAnsi="Verdana" w:cs="Times New Roman"/>
        </w:rPr>
        <w:t>De scheiding hoofdweg-parallelwegen zorgt ervoor dat verkeer met een lokale bestemming het doorgaande verkeer niet hindert en draagt bij aan een betere doorstroming en grotere veiligheid.</w:t>
      </w:r>
    </w:p>
    <w:p w14:paraId="753E3A86" w14:textId="35CF790E" w:rsidR="00D37885" w:rsidRPr="008078C1" w:rsidRDefault="00D37885" w:rsidP="00D37885">
      <w:pPr>
        <w:rPr>
          <w:rFonts w:ascii="Verdana" w:eastAsia="Calibri" w:hAnsi="Verdana" w:cs="Times New Roman"/>
        </w:rPr>
      </w:pPr>
      <w:r w:rsidRPr="008078C1">
        <w:rPr>
          <w:rFonts w:ascii="Verdana" w:eastAsia="Calibri" w:hAnsi="Verdana" w:cs="Times New Roman"/>
        </w:rPr>
        <w:t>Een parallelweg kan verschillende uitvoeringen hebben; in de vorm van een</w:t>
      </w:r>
      <w:r>
        <w:rPr>
          <w:rFonts w:ascii="Verdana" w:eastAsia="Calibri" w:hAnsi="Verdana" w:cs="Times New Roman"/>
        </w:rPr>
        <w:t xml:space="preserve"> erftoegangsweg langs gebiedsontsluitingsweg </w:t>
      </w:r>
      <w:r w:rsidRPr="008078C1">
        <w:rPr>
          <w:rFonts w:ascii="Verdana" w:eastAsia="Calibri" w:hAnsi="Verdana" w:cs="Times New Roman"/>
        </w:rPr>
        <w:t xml:space="preserve">komen ze het vaakst voor. Vooral fietsers en landbouwvoertuigen maken er dan gebruik van en kunnen zo ongehinderd op de plaats van bestemming komen. </w:t>
      </w:r>
    </w:p>
    <w:p w14:paraId="6F582FCC" w14:textId="39671CE0" w:rsidR="00D37885" w:rsidRDefault="000C0361" w:rsidP="00D37885">
      <w:pPr>
        <w:contextualSpacing/>
        <w:rPr>
          <w:rFonts w:ascii="Verdana" w:eastAsia="Verdana" w:hAnsi="Verdana" w:cs="Times New Roman"/>
          <w:b/>
          <w:bCs/>
        </w:rPr>
      </w:pPr>
      <w:r>
        <w:rPr>
          <w:rFonts w:ascii="Verdana" w:eastAsia="Verdana" w:hAnsi="Verdana" w:cs="Times New Roman"/>
          <w:b/>
          <w:bCs/>
        </w:rPr>
        <w:t>Eisen</w:t>
      </w:r>
    </w:p>
    <w:p w14:paraId="252E8E89" w14:textId="77777777" w:rsidR="00D37885" w:rsidRPr="008078C1" w:rsidRDefault="00D37885" w:rsidP="00D37885">
      <w:pPr>
        <w:contextualSpacing/>
        <w:rPr>
          <w:rFonts w:ascii="Verdana" w:eastAsia="Verdana" w:hAnsi="Verdana" w:cs="Times New Roman"/>
          <w:b/>
          <w:bCs/>
        </w:rPr>
      </w:pPr>
    </w:p>
    <w:p w14:paraId="061EE721" w14:textId="77777777" w:rsidR="00D37885" w:rsidRPr="008078C1" w:rsidRDefault="00D37885" w:rsidP="00D37885">
      <w:pPr>
        <w:rPr>
          <w:rFonts w:ascii="Verdana" w:eastAsia="Calibri" w:hAnsi="Verdana" w:cs="Times New Roman"/>
        </w:rPr>
      </w:pPr>
      <w:r w:rsidRPr="008078C1">
        <w:rPr>
          <w:rFonts w:ascii="Verdana" w:eastAsia="Calibri" w:hAnsi="Verdana" w:cs="Times New Roman"/>
        </w:rPr>
        <w:t>Bij het herkennen van een parallelweg is uiteraard de positie in het verkeersnetwerk het belangrijkste aspect. Een parallelweg moet altijd naast een grotere weg liggen waaraan de parallelweg ondergeschikt is. De snelste doorgaande rou</w:t>
      </w:r>
      <w:r>
        <w:rPr>
          <w:rFonts w:ascii="Verdana" w:eastAsia="Calibri" w:hAnsi="Verdana" w:cs="Times New Roman"/>
        </w:rPr>
        <w:t>te gaat over de doorgaande weg.</w:t>
      </w:r>
    </w:p>
    <w:p w14:paraId="6A9589CB" w14:textId="77777777" w:rsidR="00D37885" w:rsidRPr="008078C1" w:rsidRDefault="00D37885" w:rsidP="00D37885">
      <w:pPr>
        <w:rPr>
          <w:rFonts w:ascii="Verdana" w:eastAsia="Calibri" w:hAnsi="Verdana" w:cs="Times New Roman"/>
        </w:rPr>
      </w:pPr>
      <w:r w:rsidRPr="008078C1">
        <w:rPr>
          <w:rFonts w:ascii="Verdana" w:eastAsia="Calibri" w:hAnsi="Verdana" w:cs="Times New Roman"/>
        </w:rPr>
        <w:t xml:space="preserve">Parallelwegen naast gehectometreerde wegen kunnen herkend worden op basis van de </w:t>
      </w:r>
      <w:r>
        <w:rPr>
          <w:rFonts w:ascii="Verdana" w:eastAsia="Calibri" w:hAnsi="Verdana" w:cs="Times New Roman"/>
        </w:rPr>
        <w:t xml:space="preserve">afwezigheid van </w:t>
      </w:r>
      <w:r w:rsidRPr="008078C1">
        <w:rPr>
          <w:rFonts w:ascii="Verdana" w:eastAsia="Calibri" w:hAnsi="Verdana" w:cs="Times New Roman"/>
        </w:rPr>
        <w:t>hectometrering.</w:t>
      </w:r>
      <w:r>
        <w:rPr>
          <w:rFonts w:ascii="Verdana" w:eastAsia="Calibri" w:hAnsi="Verdana" w:cs="Times New Roman"/>
        </w:rPr>
        <w:t xml:space="preserve"> Hierbij dient de hectometrering dezelfde voorschriften te volgen als de rest van het NWB</w:t>
      </w:r>
    </w:p>
    <w:p w14:paraId="05D4226B" w14:textId="77777777" w:rsidR="00D37885" w:rsidRPr="008078C1" w:rsidRDefault="00D37885" w:rsidP="00D37885">
      <w:pPr>
        <w:rPr>
          <w:rFonts w:ascii="Verdana" w:eastAsia="Calibri" w:hAnsi="Verdana" w:cs="Times New Roman"/>
        </w:rPr>
      </w:pPr>
      <w:r w:rsidRPr="008078C1">
        <w:rPr>
          <w:rFonts w:ascii="Verdana" w:eastAsia="Calibri" w:hAnsi="Verdana" w:cs="Times New Roman"/>
        </w:rPr>
        <w:t>De volgende aspecten ondersteunen bij het herkennen van een parallelweg op ongehectometreerde wegen:</w:t>
      </w:r>
    </w:p>
    <w:p w14:paraId="3639050A" w14:textId="77777777" w:rsidR="00D37885" w:rsidRPr="008078C1" w:rsidRDefault="00D37885" w:rsidP="00D37885">
      <w:pPr>
        <w:rPr>
          <w:rFonts w:ascii="Verdana" w:eastAsia="Calibri" w:hAnsi="Verdana" w:cs="Times New Roman"/>
        </w:rPr>
      </w:pPr>
    </w:p>
    <w:p w14:paraId="448323E1" w14:textId="77777777" w:rsidR="00D37885" w:rsidRDefault="00D37885" w:rsidP="00D37885">
      <w:pPr>
        <w:numPr>
          <w:ilvl w:val="0"/>
          <w:numId w:val="38"/>
        </w:numPr>
        <w:ind w:left="1210"/>
        <w:contextualSpacing/>
        <w:rPr>
          <w:rFonts w:ascii="Verdana" w:eastAsia="Calibri" w:hAnsi="Verdana" w:cs="Times New Roman"/>
        </w:rPr>
      </w:pPr>
      <w:r w:rsidRPr="008078C1">
        <w:rPr>
          <w:rFonts w:ascii="Verdana" w:eastAsia="Calibri" w:hAnsi="Verdana" w:cs="Times New Roman"/>
        </w:rPr>
        <w:t>Parallel lopende wegen met dezelfde straatnaam</w:t>
      </w:r>
      <w:r>
        <w:rPr>
          <w:rFonts w:ascii="Verdana" w:eastAsia="Calibri" w:hAnsi="Verdana" w:cs="Times New Roman"/>
        </w:rPr>
        <w:t xml:space="preserve"> en verschillende inrichting, waarbij de doorgaande rijbaan is ingericht voor een hogere snelheid en doorstroom.</w:t>
      </w:r>
    </w:p>
    <w:p w14:paraId="76044102" w14:textId="77777777" w:rsidR="00D37885" w:rsidRPr="008078C1" w:rsidRDefault="00D37885" w:rsidP="00D37885">
      <w:pPr>
        <w:numPr>
          <w:ilvl w:val="0"/>
          <w:numId w:val="38"/>
        </w:numPr>
        <w:ind w:left="1210"/>
        <w:contextualSpacing/>
        <w:rPr>
          <w:rFonts w:ascii="Verdana" w:eastAsia="Calibri" w:hAnsi="Verdana" w:cs="Times New Roman"/>
        </w:rPr>
      </w:pPr>
      <w:r>
        <w:rPr>
          <w:rFonts w:ascii="Verdana" w:eastAsia="Calibri" w:hAnsi="Verdana" w:cs="Times New Roman"/>
        </w:rPr>
        <w:t>Het grootste deel van de parallelweg volgt hetzelfde tracé als de doorgaande rijbaan. Korte uitbuigingen aan het begin of einde van de parallelweg mogen daarbij buiten beschouwing worden gelaten.</w:t>
      </w:r>
    </w:p>
    <w:p w14:paraId="1C3ED480" w14:textId="77777777" w:rsidR="00D37885" w:rsidRDefault="00D37885" w:rsidP="00D37885">
      <w:pPr>
        <w:numPr>
          <w:ilvl w:val="0"/>
          <w:numId w:val="38"/>
        </w:numPr>
        <w:ind w:left="1210"/>
        <w:contextualSpacing/>
        <w:rPr>
          <w:rFonts w:ascii="Verdana" w:eastAsia="Calibri" w:hAnsi="Verdana" w:cs="Times New Roman"/>
        </w:rPr>
      </w:pPr>
      <w:r w:rsidRPr="008078C1">
        <w:rPr>
          <w:rFonts w:ascii="Verdana" w:eastAsia="Calibri" w:hAnsi="Verdana" w:cs="Times New Roman"/>
        </w:rPr>
        <w:t>Lagere toegestane maximum snelheid op de parallelweg vergeleken met de doorgaande rijbaan</w:t>
      </w:r>
      <w:r>
        <w:rPr>
          <w:rFonts w:ascii="Verdana" w:eastAsia="Calibri" w:hAnsi="Verdana" w:cs="Times New Roman"/>
        </w:rPr>
        <w:t xml:space="preserve"> </w:t>
      </w:r>
    </w:p>
    <w:p w14:paraId="316B0632" w14:textId="77777777" w:rsidR="00D37885" w:rsidRDefault="00D37885" w:rsidP="00D37885">
      <w:pPr>
        <w:numPr>
          <w:ilvl w:val="0"/>
          <w:numId w:val="38"/>
        </w:numPr>
        <w:ind w:left="1210"/>
        <w:contextualSpacing/>
        <w:rPr>
          <w:rFonts w:ascii="Verdana" w:eastAsia="Calibri" w:hAnsi="Verdana" w:cs="Times New Roman"/>
        </w:rPr>
      </w:pPr>
      <w:r w:rsidRPr="008078C1">
        <w:rPr>
          <w:rFonts w:ascii="Verdana" w:eastAsia="Calibri" w:hAnsi="Verdana" w:cs="Times New Roman"/>
        </w:rPr>
        <w:t>Inrichting om fietsers over de parallelweg te leiden in plaats van de doorgaande rijbaan</w:t>
      </w:r>
    </w:p>
    <w:p w14:paraId="71D981E1" w14:textId="180322FD" w:rsidR="00D37885" w:rsidRDefault="00D37885" w:rsidP="00D37885">
      <w:pPr>
        <w:numPr>
          <w:ilvl w:val="0"/>
          <w:numId w:val="38"/>
        </w:numPr>
        <w:ind w:left="1210"/>
        <w:contextualSpacing/>
        <w:rPr>
          <w:rFonts w:ascii="Verdana" w:eastAsia="Calibri" w:hAnsi="Verdana" w:cs="Times New Roman"/>
        </w:rPr>
      </w:pPr>
      <w:r>
        <w:rPr>
          <w:rFonts w:ascii="Verdana" w:eastAsia="Calibri" w:hAnsi="Verdana" w:cs="Times New Roman"/>
        </w:rPr>
        <w:t>Meer in/uitritten op parallelweg vergeleken met doorgaande</w:t>
      </w:r>
      <w:r w:rsidR="00E565FC">
        <w:rPr>
          <w:rFonts w:ascii="Verdana" w:eastAsia="Calibri" w:hAnsi="Verdana" w:cs="Times New Roman"/>
        </w:rPr>
        <w:t xml:space="preserve"> rijbaan</w:t>
      </w:r>
      <w:r>
        <w:rPr>
          <w:rFonts w:ascii="Verdana" w:eastAsia="Calibri" w:hAnsi="Verdana" w:cs="Times New Roman"/>
        </w:rPr>
        <w:t xml:space="preserve"> aan die zijde</w:t>
      </w:r>
    </w:p>
    <w:p w14:paraId="40588D26" w14:textId="77777777" w:rsidR="00D37885" w:rsidRDefault="00D37885" w:rsidP="00D37885">
      <w:pPr>
        <w:numPr>
          <w:ilvl w:val="0"/>
          <w:numId w:val="38"/>
        </w:numPr>
        <w:ind w:left="1210"/>
        <w:contextualSpacing/>
        <w:rPr>
          <w:rFonts w:ascii="Verdana" w:eastAsia="Calibri" w:hAnsi="Verdana" w:cs="Times New Roman"/>
        </w:rPr>
      </w:pPr>
      <w:r>
        <w:rPr>
          <w:rFonts w:ascii="Verdana" w:eastAsia="Calibri" w:hAnsi="Verdana" w:cs="Times New Roman"/>
        </w:rPr>
        <w:t>De parallelweg is van dezelfde wegbeheerder als de doorgaande weg, of van een lagere wegbeheerder (bijvoorbeeld een gemeentelijke parallelweg langs een provinciale weg)</w:t>
      </w:r>
    </w:p>
    <w:p w14:paraId="202BC0C0" w14:textId="77777777" w:rsidR="00D37885" w:rsidRDefault="00D37885" w:rsidP="00D37885">
      <w:pPr>
        <w:numPr>
          <w:ilvl w:val="1"/>
          <w:numId w:val="38"/>
        </w:numPr>
        <w:ind w:left="1930"/>
        <w:contextualSpacing/>
        <w:rPr>
          <w:rFonts w:ascii="Verdana" w:eastAsia="Calibri" w:hAnsi="Verdana" w:cs="Times New Roman"/>
        </w:rPr>
      </w:pPr>
      <w:r>
        <w:rPr>
          <w:rFonts w:ascii="Verdana" w:eastAsia="Calibri" w:hAnsi="Verdana" w:cs="Times New Roman"/>
        </w:rPr>
        <w:t>Bij wegen ingericht als ongelijkvloerse auto(snel)weg moeten parallelwegen wel altijd dezelfde wegbeheerder hebben als de doorgaande rijbaan.</w:t>
      </w:r>
    </w:p>
    <w:p w14:paraId="498E4657" w14:textId="77777777" w:rsidR="00D37885" w:rsidRDefault="00D37885" w:rsidP="00D37885">
      <w:pPr>
        <w:numPr>
          <w:ilvl w:val="0"/>
          <w:numId w:val="38"/>
        </w:numPr>
        <w:ind w:left="1210"/>
        <w:contextualSpacing/>
        <w:rPr>
          <w:rFonts w:ascii="Verdana" w:eastAsia="Calibri" w:hAnsi="Verdana" w:cs="Times New Roman"/>
        </w:rPr>
      </w:pPr>
      <w:r>
        <w:rPr>
          <w:rFonts w:ascii="Verdana" w:eastAsia="Calibri" w:hAnsi="Verdana" w:cs="Times New Roman"/>
        </w:rPr>
        <w:t>Doorsteekjes die de aansluiting vormen tussen de parallelweg en de doorgaande rijbaan krijgen de volgende BST codes:</w:t>
      </w:r>
    </w:p>
    <w:p w14:paraId="722D411B" w14:textId="77777777" w:rsidR="00D37885" w:rsidRDefault="00D37885" w:rsidP="00D37885">
      <w:pPr>
        <w:numPr>
          <w:ilvl w:val="1"/>
          <w:numId w:val="38"/>
        </w:numPr>
        <w:ind w:left="1930"/>
        <w:contextualSpacing/>
        <w:rPr>
          <w:rFonts w:ascii="Verdana" w:eastAsia="Calibri" w:hAnsi="Verdana" w:cs="Times New Roman"/>
        </w:rPr>
      </w:pPr>
      <w:r>
        <w:rPr>
          <w:rFonts w:ascii="Verdana" w:eastAsia="Calibri" w:hAnsi="Verdana" w:cs="Times New Roman"/>
        </w:rPr>
        <w:t>Als de doorsteek alleen aansluit op de doorgaande rijbaan en de parallelweg krijgt de doorsteek ook de BST code PAR</w:t>
      </w:r>
    </w:p>
    <w:p w14:paraId="4D27B047" w14:textId="77777777" w:rsidR="00D37885" w:rsidRPr="008078C1" w:rsidRDefault="00D37885" w:rsidP="00D37885">
      <w:pPr>
        <w:numPr>
          <w:ilvl w:val="1"/>
          <w:numId w:val="38"/>
        </w:numPr>
        <w:ind w:left="1930"/>
        <w:contextualSpacing/>
        <w:rPr>
          <w:rFonts w:ascii="Verdana" w:eastAsia="Calibri" w:hAnsi="Verdana" w:cs="Times New Roman"/>
        </w:rPr>
      </w:pPr>
      <w:r>
        <w:rPr>
          <w:rFonts w:ascii="Verdana" w:eastAsia="Calibri" w:hAnsi="Verdana" w:cs="Times New Roman"/>
        </w:rPr>
        <w:t>Als de doorsteek in het verlengde ligt van een ander wegvak krijgt het de BST code van dat wegvak.</w:t>
      </w:r>
    </w:p>
    <w:p w14:paraId="06A27D39" w14:textId="77777777" w:rsidR="00D37885" w:rsidRDefault="00D37885" w:rsidP="00D37885">
      <w:pPr>
        <w:rPr>
          <w:rFonts w:ascii="Verdana" w:eastAsia="Calibri" w:hAnsi="Verdana" w:cs="Times New Roman"/>
        </w:rPr>
      </w:pPr>
    </w:p>
    <w:p w14:paraId="22AA96A0" w14:textId="77777777" w:rsidR="00D37885" w:rsidRDefault="00D37885" w:rsidP="00D37885">
      <w:pPr>
        <w:rPr>
          <w:rFonts w:ascii="Verdana" w:eastAsia="Calibri" w:hAnsi="Verdana" w:cs="Times New Roman"/>
        </w:rPr>
      </w:pPr>
      <w:r>
        <w:rPr>
          <w:rFonts w:ascii="Verdana" w:eastAsia="Calibri" w:hAnsi="Verdana" w:cs="Times New Roman"/>
        </w:rPr>
        <w:t>Bebording: C05, C08/C09/C14/C15 op doorgaande rijbaan</w:t>
      </w:r>
    </w:p>
    <w:p w14:paraId="05614455" w14:textId="77777777" w:rsidR="00D37885" w:rsidRPr="008078C1" w:rsidRDefault="00D37885" w:rsidP="00D37885">
      <w:pPr>
        <w:rPr>
          <w:rFonts w:ascii="Verdana" w:eastAsia="Calibri" w:hAnsi="Verdana" w:cs="Times New Roman"/>
        </w:rPr>
      </w:pPr>
      <w:r w:rsidRPr="008078C1">
        <w:rPr>
          <w:rFonts w:ascii="Verdana" w:eastAsia="Calibri" w:hAnsi="Verdana" w:cs="Times New Roman"/>
        </w:rPr>
        <w:t>Er is geen sprake van een parallelweg in situaties waar:</w:t>
      </w:r>
    </w:p>
    <w:p w14:paraId="7F8719F0" w14:textId="77777777" w:rsidR="00D37885" w:rsidRDefault="00D37885" w:rsidP="00D37885">
      <w:pPr>
        <w:numPr>
          <w:ilvl w:val="0"/>
          <w:numId w:val="39"/>
        </w:numPr>
        <w:contextualSpacing/>
        <w:rPr>
          <w:rFonts w:ascii="Verdana" w:eastAsia="Calibri" w:hAnsi="Verdana" w:cs="Times New Roman"/>
        </w:rPr>
      </w:pPr>
      <w:r w:rsidRPr="008078C1">
        <w:rPr>
          <w:rFonts w:ascii="Verdana" w:eastAsia="Calibri" w:hAnsi="Verdana" w:cs="Times New Roman"/>
        </w:rPr>
        <w:t xml:space="preserve">Er </w:t>
      </w:r>
      <w:r>
        <w:rPr>
          <w:rFonts w:ascii="Verdana" w:eastAsia="Calibri" w:hAnsi="Verdana" w:cs="Times New Roman"/>
        </w:rPr>
        <w:t xml:space="preserve">geadresseerde BAG </w:t>
      </w:r>
      <w:r w:rsidRPr="008078C1">
        <w:rPr>
          <w:rFonts w:ascii="Verdana" w:eastAsia="Calibri" w:hAnsi="Verdana" w:cs="Times New Roman"/>
        </w:rPr>
        <w:t>panden liggen tussen de doorgaande rijbaan en de parallelweg</w:t>
      </w:r>
      <w:r>
        <w:rPr>
          <w:rFonts w:ascii="Verdana" w:eastAsia="Calibri" w:hAnsi="Verdana" w:cs="Times New Roman"/>
        </w:rPr>
        <w:t>, met een BAG gebruiksdoel anders dan overige functie</w:t>
      </w:r>
    </w:p>
    <w:p w14:paraId="7CFAFAB4" w14:textId="77777777" w:rsidR="00D37885" w:rsidRPr="00874F30" w:rsidRDefault="00D37885" w:rsidP="00D37885">
      <w:pPr>
        <w:numPr>
          <w:ilvl w:val="0"/>
          <w:numId w:val="39"/>
        </w:numPr>
        <w:contextualSpacing/>
        <w:rPr>
          <w:rFonts w:ascii="Verdana" w:eastAsia="Calibri" w:hAnsi="Verdana" w:cs="Times New Roman"/>
        </w:rPr>
      </w:pPr>
      <w:r>
        <w:rPr>
          <w:rFonts w:ascii="Verdana" w:eastAsia="Calibri" w:hAnsi="Verdana" w:cs="Times New Roman"/>
        </w:rPr>
        <w:t>De doorgaande weg en parallelweg op verschillende relatieve hoogtes liggen</w:t>
      </w:r>
    </w:p>
    <w:p w14:paraId="347A2FC9" w14:textId="77777777" w:rsidR="00D37885" w:rsidRDefault="00D37885">
      <w:pPr>
        <w:rPr>
          <w:rFonts w:ascii="Verdana" w:hAnsi="Verdana"/>
          <w:b/>
          <w:bCs/>
          <w:sz w:val="18"/>
          <w:szCs w:val="18"/>
        </w:rPr>
      </w:pPr>
    </w:p>
    <w:p w14:paraId="0FF8F881" w14:textId="77777777" w:rsidR="0077627F" w:rsidRDefault="0077627F" w:rsidP="003777DB">
      <w:pPr>
        <w:rPr>
          <w:rFonts w:ascii="Verdana" w:hAnsi="Verdana"/>
          <w:i/>
          <w:iCs/>
          <w:color w:val="FF0000"/>
          <w:sz w:val="18"/>
          <w:szCs w:val="18"/>
        </w:rPr>
      </w:pPr>
    </w:p>
    <w:p w14:paraId="65037722" w14:textId="69C64221" w:rsidR="0077627F" w:rsidRPr="00F405EB" w:rsidRDefault="0077627F" w:rsidP="0077627F">
      <w:pPr>
        <w:pStyle w:val="Kop2"/>
      </w:pPr>
      <w:bookmarkStart w:id="7" w:name="_Toc171083986"/>
      <w:r>
        <w:t>1.4 Woonerf</w:t>
      </w:r>
      <w:bookmarkEnd w:id="7"/>
      <w:r w:rsidR="00ED74CE">
        <w:t xml:space="preserve"> (ERF)</w:t>
      </w:r>
    </w:p>
    <w:p w14:paraId="6127E817" w14:textId="77777777" w:rsidR="0077627F" w:rsidRDefault="0077627F">
      <w:pPr>
        <w:spacing w:line="259" w:lineRule="auto"/>
        <w:rPr>
          <w:rFonts w:ascii="Verdana" w:hAnsi="Verdana"/>
          <w:i/>
          <w:iCs/>
          <w:color w:val="FF0000"/>
          <w:sz w:val="18"/>
          <w:szCs w:val="18"/>
        </w:rPr>
      </w:pPr>
    </w:p>
    <w:p w14:paraId="52FF9B3D" w14:textId="77777777" w:rsidR="0077627F" w:rsidRPr="00440E26" w:rsidRDefault="0077627F" w:rsidP="0077627F">
      <w:pPr>
        <w:rPr>
          <w:rFonts w:ascii="Verdana" w:hAnsi="Verdana"/>
          <w:b/>
          <w:bCs/>
          <w:sz w:val="18"/>
          <w:szCs w:val="18"/>
        </w:rPr>
      </w:pPr>
      <w:r w:rsidRPr="00440E26">
        <w:rPr>
          <w:rFonts w:ascii="Verdana" w:hAnsi="Verdana"/>
          <w:b/>
          <w:bCs/>
          <w:sz w:val="18"/>
          <w:szCs w:val="18"/>
        </w:rPr>
        <w:t>Beschrijving</w:t>
      </w:r>
    </w:p>
    <w:p w14:paraId="4F646334" w14:textId="10A0555A" w:rsidR="0077627F" w:rsidRPr="0077627F" w:rsidRDefault="0077627F" w:rsidP="0077627F">
      <w:pPr>
        <w:spacing w:line="259" w:lineRule="auto"/>
        <w:rPr>
          <w:rFonts w:ascii="Verdana" w:hAnsi="Verdana"/>
          <w:sz w:val="18"/>
          <w:szCs w:val="18"/>
        </w:rPr>
      </w:pPr>
      <w:r w:rsidRPr="0077627F">
        <w:rPr>
          <w:rFonts w:ascii="Verdana" w:hAnsi="Verdana"/>
          <w:sz w:val="18"/>
          <w:szCs w:val="18"/>
        </w:rPr>
        <w:t>SOR: Wegdeel waar de verblijfsfunctie )lopen, spelen, ontmoeten enzovoorts) prioriteit heeft boven de verkeersfunctie.</w:t>
      </w:r>
    </w:p>
    <w:p w14:paraId="593E9E5A" w14:textId="6D09AACE" w:rsidR="0077627F" w:rsidRDefault="000C0361" w:rsidP="0077627F">
      <w:pPr>
        <w:spacing w:line="259" w:lineRule="auto"/>
        <w:rPr>
          <w:rFonts w:ascii="Verdana" w:hAnsi="Verdana"/>
          <w:b/>
          <w:bCs/>
          <w:sz w:val="18"/>
          <w:szCs w:val="18"/>
        </w:rPr>
      </w:pPr>
      <w:r>
        <w:rPr>
          <w:rFonts w:ascii="Verdana" w:hAnsi="Verdana"/>
          <w:b/>
          <w:bCs/>
          <w:sz w:val="18"/>
          <w:szCs w:val="18"/>
        </w:rPr>
        <w:t>Eisen</w:t>
      </w:r>
    </w:p>
    <w:p w14:paraId="4D8E4313" w14:textId="25DADDE3" w:rsidR="00CB331D" w:rsidRPr="004F11D3" w:rsidRDefault="00CB331D" w:rsidP="0077627F">
      <w:pPr>
        <w:spacing w:line="259" w:lineRule="auto"/>
        <w:rPr>
          <w:rFonts w:ascii="Verdana" w:hAnsi="Verdana"/>
          <w:bCs/>
          <w:sz w:val="18"/>
          <w:szCs w:val="18"/>
        </w:rPr>
      </w:pPr>
      <w:r w:rsidRPr="004F11D3">
        <w:rPr>
          <w:rFonts w:ascii="Verdana" w:hAnsi="Verdana"/>
          <w:bCs/>
          <w:sz w:val="18"/>
          <w:szCs w:val="18"/>
        </w:rPr>
        <w:t>Kenmerken van een woonerf:</w:t>
      </w:r>
    </w:p>
    <w:p w14:paraId="587F1326" w14:textId="3B42BB35" w:rsidR="00CB331D" w:rsidRPr="004F11D3" w:rsidRDefault="00CB331D" w:rsidP="004F11D3">
      <w:pPr>
        <w:pStyle w:val="Lijstalinea"/>
        <w:numPr>
          <w:ilvl w:val="0"/>
          <w:numId w:val="43"/>
        </w:numPr>
        <w:spacing w:line="259" w:lineRule="auto"/>
        <w:rPr>
          <w:rFonts w:ascii="Verdana" w:hAnsi="Verdana"/>
          <w:bCs/>
          <w:sz w:val="18"/>
          <w:szCs w:val="18"/>
        </w:rPr>
      </w:pPr>
      <w:r w:rsidRPr="004F11D3">
        <w:rPr>
          <w:rFonts w:ascii="Verdana" w:hAnsi="Verdana"/>
          <w:bCs/>
          <w:sz w:val="18"/>
          <w:szCs w:val="18"/>
        </w:rPr>
        <w:t>Smalle rijbaan</w:t>
      </w:r>
    </w:p>
    <w:p w14:paraId="0A14A544" w14:textId="52D8E66D" w:rsidR="00CB331D" w:rsidRPr="004F11D3" w:rsidRDefault="00CB331D" w:rsidP="004F11D3">
      <w:pPr>
        <w:pStyle w:val="Lijstalinea"/>
        <w:numPr>
          <w:ilvl w:val="0"/>
          <w:numId w:val="43"/>
        </w:numPr>
        <w:spacing w:line="259" w:lineRule="auto"/>
        <w:rPr>
          <w:rFonts w:ascii="Verdana" w:hAnsi="Verdana"/>
          <w:bCs/>
          <w:sz w:val="18"/>
          <w:szCs w:val="18"/>
        </w:rPr>
      </w:pPr>
      <w:r w:rsidRPr="004F11D3">
        <w:rPr>
          <w:rFonts w:ascii="Verdana" w:hAnsi="Verdana"/>
          <w:bCs/>
          <w:sz w:val="18"/>
          <w:szCs w:val="18"/>
        </w:rPr>
        <w:t>Verkeersremmende inrichting</w:t>
      </w:r>
    </w:p>
    <w:p w14:paraId="660CC228" w14:textId="2B97A8E3" w:rsidR="00CB331D" w:rsidRPr="004F11D3" w:rsidRDefault="00CB331D" w:rsidP="004F11D3">
      <w:pPr>
        <w:pStyle w:val="Lijstalinea"/>
        <w:numPr>
          <w:ilvl w:val="0"/>
          <w:numId w:val="43"/>
        </w:numPr>
        <w:spacing w:line="259" w:lineRule="auto"/>
        <w:rPr>
          <w:rFonts w:ascii="Verdana" w:hAnsi="Verdana"/>
          <w:bCs/>
          <w:sz w:val="18"/>
          <w:szCs w:val="18"/>
        </w:rPr>
      </w:pPr>
      <w:r w:rsidRPr="004F11D3">
        <w:rPr>
          <w:rFonts w:ascii="Verdana" w:hAnsi="Verdana"/>
          <w:bCs/>
          <w:sz w:val="18"/>
          <w:szCs w:val="18"/>
        </w:rPr>
        <w:t>Geen of zeer lage stoeprand</w:t>
      </w:r>
    </w:p>
    <w:p w14:paraId="7436C854" w14:textId="6F1C6AF0" w:rsidR="00CB331D" w:rsidRPr="004F11D3" w:rsidRDefault="006A2EF6" w:rsidP="004F11D3">
      <w:pPr>
        <w:pStyle w:val="Lijstalinea"/>
        <w:numPr>
          <w:ilvl w:val="0"/>
          <w:numId w:val="43"/>
        </w:numPr>
        <w:spacing w:line="259" w:lineRule="auto"/>
        <w:rPr>
          <w:rFonts w:ascii="Verdana" w:hAnsi="Verdana"/>
          <w:bCs/>
          <w:sz w:val="18"/>
          <w:szCs w:val="18"/>
        </w:rPr>
      </w:pPr>
      <w:r>
        <w:rPr>
          <w:rFonts w:ascii="Verdana" w:hAnsi="Verdana"/>
          <w:bCs/>
          <w:sz w:val="18"/>
          <w:szCs w:val="18"/>
        </w:rPr>
        <w:t>Verblijfsfunctie</w:t>
      </w:r>
      <w:r w:rsidR="00B21614">
        <w:rPr>
          <w:rFonts w:ascii="Verdana" w:hAnsi="Verdana"/>
          <w:bCs/>
          <w:sz w:val="18"/>
          <w:szCs w:val="18"/>
        </w:rPr>
        <w:t xml:space="preserve"> (lopen, spelen, ontmoeten etc.)</w:t>
      </w:r>
      <w:r>
        <w:rPr>
          <w:rFonts w:ascii="Verdana" w:hAnsi="Verdana"/>
          <w:bCs/>
          <w:sz w:val="18"/>
          <w:szCs w:val="18"/>
        </w:rPr>
        <w:t xml:space="preserve"> heeft prioriteit over de verkeersfunctie</w:t>
      </w:r>
    </w:p>
    <w:p w14:paraId="30C49ADA" w14:textId="5714A682" w:rsidR="0077627F" w:rsidRDefault="0077627F" w:rsidP="0077627F">
      <w:pPr>
        <w:spacing w:line="259" w:lineRule="auto"/>
        <w:rPr>
          <w:rFonts w:ascii="Verdana" w:hAnsi="Verdana"/>
          <w:sz w:val="18"/>
          <w:szCs w:val="18"/>
        </w:rPr>
      </w:pPr>
      <w:r w:rsidRPr="0077627F">
        <w:rPr>
          <w:rFonts w:ascii="Verdana" w:hAnsi="Verdana"/>
          <w:sz w:val="18"/>
          <w:szCs w:val="18"/>
        </w:rPr>
        <w:t xml:space="preserve">Een woonerf wordt </w:t>
      </w:r>
      <w:r w:rsidR="006A2EF6">
        <w:rPr>
          <w:rFonts w:ascii="Verdana" w:hAnsi="Verdana"/>
          <w:sz w:val="18"/>
          <w:szCs w:val="18"/>
        </w:rPr>
        <w:t xml:space="preserve">ook aangegeven door een bord G06. Dit bord wordt echter ook gebruikt bij sommige voetgangerszones </w:t>
      </w:r>
      <w:r w:rsidR="00E565FC">
        <w:rPr>
          <w:rFonts w:ascii="Verdana" w:hAnsi="Verdana"/>
          <w:sz w:val="18"/>
          <w:szCs w:val="18"/>
        </w:rPr>
        <w:t xml:space="preserve">in stadscentra </w:t>
      </w:r>
      <w:r w:rsidR="006A2EF6">
        <w:rPr>
          <w:rFonts w:ascii="Verdana" w:hAnsi="Verdana"/>
          <w:sz w:val="18"/>
          <w:szCs w:val="18"/>
        </w:rPr>
        <w:t xml:space="preserve">dus betekent </w:t>
      </w:r>
      <w:r w:rsidR="006A2EF6" w:rsidRPr="004F11D3">
        <w:rPr>
          <w:rFonts w:ascii="Verdana" w:hAnsi="Verdana"/>
          <w:b/>
          <w:sz w:val="18"/>
          <w:szCs w:val="18"/>
        </w:rPr>
        <w:t>niet</w:t>
      </w:r>
      <w:r w:rsidR="006A2EF6">
        <w:rPr>
          <w:rFonts w:ascii="Verdana" w:hAnsi="Verdana"/>
          <w:sz w:val="18"/>
          <w:szCs w:val="18"/>
        </w:rPr>
        <w:t xml:space="preserve"> automatisch dat code ERF gebruikt moet worden</w:t>
      </w:r>
      <w:r w:rsidR="00B21614">
        <w:rPr>
          <w:rFonts w:ascii="Verdana" w:hAnsi="Verdana"/>
          <w:sz w:val="18"/>
          <w:szCs w:val="18"/>
        </w:rPr>
        <w:t>.</w:t>
      </w:r>
    </w:p>
    <w:p w14:paraId="11C92CEE" w14:textId="77777777" w:rsidR="0077627F" w:rsidRDefault="0077627F" w:rsidP="0077627F">
      <w:pPr>
        <w:spacing w:line="259" w:lineRule="auto"/>
        <w:rPr>
          <w:rFonts w:ascii="Verdana" w:hAnsi="Verdana"/>
          <w:sz w:val="18"/>
          <w:szCs w:val="18"/>
        </w:rPr>
      </w:pPr>
    </w:p>
    <w:p w14:paraId="7D61197A" w14:textId="556FACA2" w:rsidR="00863BAE" w:rsidRDefault="00863BAE" w:rsidP="0077627F">
      <w:pPr>
        <w:spacing w:line="259" w:lineRule="auto"/>
        <w:rPr>
          <w:rFonts w:ascii="Verdana" w:hAnsi="Verdana"/>
          <w:i/>
          <w:iCs/>
          <w:color w:val="FF0000"/>
          <w:sz w:val="18"/>
          <w:szCs w:val="18"/>
        </w:rPr>
      </w:pPr>
      <w:r>
        <w:rPr>
          <w:rFonts w:ascii="Verdana" w:hAnsi="Verdana"/>
          <w:i/>
          <w:iCs/>
          <w:color w:val="FF0000"/>
          <w:sz w:val="18"/>
          <w:szCs w:val="18"/>
        </w:rPr>
        <w:br w:type="page"/>
      </w:r>
    </w:p>
    <w:p w14:paraId="7BDABAE4" w14:textId="77777777" w:rsidR="00D3389D" w:rsidRPr="00E5348D" w:rsidRDefault="00D3389D" w:rsidP="003777DB">
      <w:pPr>
        <w:rPr>
          <w:rFonts w:ascii="Verdana" w:hAnsi="Verdana"/>
          <w:i/>
          <w:iCs/>
          <w:color w:val="FF0000"/>
          <w:sz w:val="18"/>
          <w:szCs w:val="18"/>
        </w:rPr>
      </w:pPr>
    </w:p>
    <w:p w14:paraId="4FB84DDF" w14:textId="57769B36" w:rsidR="00AC6C5F" w:rsidRDefault="00AC6C5F" w:rsidP="00AC6C5F">
      <w:pPr>
        <w:pStyle w:val="Kop1"/>
        <w:numPr>
          <w:ilvl w:val="0"/>
          <w:numId w:val="17"/>
        </w:numPr>
        <w:ind w:hanging="720"/>
      </w:pPr>
      <w:bookmarkStart w:id="8" w:name="_Toc171083987"/>
      <w:r>
        <w:t>Verbindingsweg</w:t>
      </w:r>
      <w:r w:rsidR="00172C32">
        <w:t xml:space="preserve"> (baansoort)</w:t>
      </w:r>
      <w:bookmarkEnd w:id="8"/>
    </w:p>
    <w:p w14:paraId="284B57FA" w14:textId="6D7ADFF8" w:rsidR="00AC6C5F" w:rsidRDefault="00AC6C5F" w:rsidP="00AC6C5F"/>
    <w:p w14:paraId="05E5FAF9" w14:textId="77777777" w:rsidR="0099311A" w:rsidRPr="0099311A" w:rsidRDefault="0099311A" w:rsidP="0099311A">
      <w:pPr>
        <w:rPr>
          <w:rFonts w:ascii="Verdana" w:hAnsi="Verdana"/>
          <w:b/>
          <w:bCs/>
          <w:sz w:val="18"/>
          <w:szCs w:val="18"/>
        </w:rPr>
      </w:pPr>
      <w:r w:rsidRPr="0099311A">
        <w:rPr>
          <w:rFonts w:ascii="Verdana" w:hAnsi="Verdana"/>
          <w:b/>
          <w:bCs/>
          <w:sz w:val="18"/>
          <w:szCs w:val="18"/>
        </w:rPr>
        <w:t>Beschrijving</w:t>
      </w:r>
    </w:p>
    <w:p w14:paraId="7F192D92" w14:textId="2A76EAFD" w:rsidR="0099311A" w:rsidRDefault="0099311A" w:rsidP="0099311A">
      <w:pPr>
        <w:rPr>
          <w:rFonts w:ascii="Verdana" w:hAnsi="Verdana"/>
          <w:sz w:val="18"/>
          <w:szCs w:val="18"/>
        </w:rPr>
      </w:pPr>
      <w:r w:rsidRPr="0099311A">
        <w:rPr>
          <w:rFonts w:ascii="Verdana" w:hAnsi="Verdana"/>
          <w:sz w:val="18"/>
          <w:szCs w:val="18"/>
        </w:rPr>
        <w:t>Een verkeer dragende baan die de verbinding verzorgt tussen ongelijkvloers samenkomende wegen of tussen niet samenkomende wegen, en die voorzien is van hectometerborden met een hectometrering en een hectometreringsletter.</w:t>
      </w:r>
    </w:p>
    <w:p w14:paraId="443EA5C3" w14:textId="77777777" w:rsidR="00B431FE" w:rsidRPr="00B431FE" w:rsidRDefault="00B431FE" w:rsidP="00B431FE">
      <w:pPr>
        <w:rPr>
          <w:rFonts w:ascii="Verdana" w:hAnsi="Verdana"/>
          <w:sz w:val="18"/>
          <w:szCs w:val="18"/>
        </w:rPr>
      </w:pPr>
    </w:p>
    <w:p w14:paraId="2F21A335" w14:textId="6E816C6E" w:rsidR="00B431FE" w:rsidRDefault="00B431FE" w:rsidP="00B431FE">
      <w:pPr>
        <w:rPr>
          <w:rFonts w:ascii="Verdana" w:hAnsi="Verdana"/>
          <w:sz w:val="18"/>
          <w:szCs w:val="18"/>
        </w:rPr>
      </w:pPr>
      <w:r w:rsidRPr="00B431FE">
        <w:rPr>
          <w:rFonts w:ascii="Verdana" w:hAnsi="Verdana"/>
          <w:sz w:val="18"/>
          <w:szCs w:val="18"/>
        </w:rPr>
        <w:t>Een verbindingsweg is een verkeersbaan, niet-zijnde een hoofd, rangeer- of parallelbaan, die in een kruispunt of bij niet samenkomende wegen de verbinding vormt tussen twee andere verkeersbanen</w:t>
      </w:r>
      <w:r>
        <w:rPr>
          <w:rFonts w:ascii="Verdana" w:hAnsi="Verdana"/>
          <w:sz w:val="18"/>
          <w:szCs w:val="18"/>
        </w:rPr>
        <w:t xml:space="preserve"> (bron CROW)</w:t>
      </w:r>
    </w:p>
    <w:p w14:paraId="7BCAE106" w14:textId="77777777" w:rsidR="00B431FE" w:rsidRPr="0099311A" w:rsidRDefault="00B431FE" w:rsidP="0099311A">
      <w:pPr>
        <w:rPr>
          <w:rFonts w:ascii="Verdana" w:hAnsi="Verdana"/>
          <w:sz w:val="18"/>
          <w:szCs w:val="18"/>
        </w:rPr>
      </w:pPr>
    </w:p>
    <w:p w14:paraId="1DEF183E" w14:textId="2D385E9F" w:rsidR="00AC6C5F" w:rsidRDefault="0099311A" w:rsidP="0099311A">
      <w:pPr>
        <w:rPr>
          <w:rFonts w:ascii="Verdana" w:hAnsi="Verdana"/>
          <w:sz w:val="18"/>
          <w:szCs w:val="18"/>
        </w:rPr>
      </w:pPr>
      <w:r w:rsidRPr="0099311A">
        <w:rPr>
          <w:rFonts w:ascii="Verdana" w:hAnsi="Verdana"/>
          <w:sz w:val="18"/>
          <w:szCs w:val="18"/>
        </w:rPr>
        <w:t>Een verbindingsweg is in principe een eenrichtingsweg gelegen binnen een knooppunt of aansluiting die onderdeel is van de wijze waarop de ongelijkvloersheid is gerealiseerd (BGT | IMGeo)</w:t>
      </w:r>
      <w:r w:rsidR="00EA3C70">
        <w:rPr>
          <w:rFonts w:ascii="Verdana" w:hAnsi="Verdana"/>
          <w:sz w:val="18"/>
          <w:szCs w:val="18"/>
        </w:rPr>
        <w:t>.</w:t>
      </w:r>
    </w:p>
    <w:p w14:paraId="15E20CFE" w14:textId="448E3B27" w:rsidR="003E7BB5" w:rsidRPr="00F16D7A" w:rsidRDefault="003E7BB5" w:rsidP="003E7BB5">
      <w:pPr>
        <w:rPr>
          <w:rFonts w:ascii="Verdana" w:hAnsi="Verdana"/>
          <w:sz w:val="18"/>
          <w:szCs w:val="18"/>
        </w:rPr>
      </w:pPr>
      <w:r w:rsidRPr="00F16D7A">
        <w:rPr>
          <w:rFonts w:ascii="Verdana" w:hAnsi="Verdana"/>
          <w:sz w:val="18"/>
          <w:szCs w:val="18"/>
        </w:rPr>
        <w:t xml:space="preserve">Baansubsoort </w:t>
      </w:r>
      <w:r>
        <w:rPr>
          <w:rFonts w:ascii="Verdana" w:hAnsi="Verdana"/>
          <w:sz w:val="18"/>
          <w:szCs w:val="18"/>
        </w:rPr>
        <w:t xml:space="preserve">verbindingsweg is onder te verdelen in </w:t>
      </w:r>
      <w:r w:rsidR="008F026A">
        <w:rPr>
          <w:rFonts w:ascii="Verdana" w:hAnsi="Verdana"/>
          <w:sz w:val="18"/>
          <w:szCs w:val="18"/>
        </w:rPr>
        <w:t>9</w:t>
      </w:r>
      <w:r w:rsidRPr="00F16D7A">
        <w:rPr>
          <w:rFonts w:ascii="Verdana" w:hAnsi="Verdana"/>
          <w:sz w:val="18"/>
          <w:szCs w:val="18"/>
        </w:rPr>
        <w:t xml:space="preserve"> baansubsoorten: </w:t>
      </w:r>
    </w:p>
    <w:p w14:paraId="6965DB04" w14:textId="77777777" w:rsidR="000C2B2A" w:rsidRDefault="000C2B2A" w:rsidP="003E7BB5">
      <w:pPr>
        <w:pStyle w:val="Lijstalinea"/>
        <w:numPr>
          <w:ilvl w:val="0"/>
          <w:numId w:val="21"/>
        </w:numPr>
        <w:rPr>
          <w:rFonts w:ascii="Verdana" w:hAnsi="Verdana"/>
          <w:sz w:val="18"/>
          <w:szCs w:val="18"/>
        </w:rPr>
      </w:pPr>
      <w:r>
        <w:rPr>
          <w:rFonts w:ascii="Verdana" w:hAnsi="Verdana"/>
          <w:sz w:val="18"/>
          <w:szCs w:val="18"/>
        </w:rPr>
        <w:t>Toerit</w:t>
      </w:r>
    </w:p>
    <w:p w14:paraId="361C1A5C" w14:textId="77777777" w:rsidR="000C2B2A" w:rsidRDefault="000C2B2A" w:rsidP="003E7BB5">
      <w:pPr>
        <w:pStyle w:val="Lijstalinea"/>
        <w:numPr>
          <w:ilvl w:val="0"/>
          <w:numId w:val="21"/>
        </w:numPr>
        <w:rPr>
          <w:rFonts w:ascii="Verdana" w:hAnsi="Verdana"/>
          <w:sz w:val="18"/>
          <w:szCs w:val="18"/>
        </w:rPr>
      </w:pPr>
      <w:r>
        <w:rPr>
          <w:rFonts w:ascii="Verdana" w:hAnsi="Verdana"/>
          <w:sz w:val="18"/>
          <w:szCs w:val="18"/>
        </w:rPr>
        <w:t xml:space="preserve">Afrit </w:t>
      </w:r>
    </w:p>
    <w:p w14:paraId="1C191F9A" w14:textId="32BDCADC" w:rsidR="003E7BB5" w:rsidRDefault="003E7BB5" w:rsidP="003E7BB5">
      <w:pPr>
        <w:pStyle w:val="Lijstalinea"/>
        <w:numPr>
          <w:ilvl w:val="0"/>
          <w:numId w:val="21"/>
        </w:numPr>
        <w:rPr>
          <w:rFonts w:ascii="Verdana" w:hAnsi="Verdana"/>
          <w:sz w:val="18"/>
          <w:szCs w:val="18"/>
        </w:rPr>
      </w:pPr>
      <w:r w:rsidRPr="003E7BB5">
        <w:rPr>
          <w:rFonts w:ascii="Verdana" w:hAnsi="Verdana"/>
          <w:sz w:val="18"/>
          <w:szCs w:val="18"/>
        </w:rPr>
        <w:t>Verbindingsweg direct</w:t>
      </w:r>
    </w:p>
    <w:p w14:paraId="0ADE1AAF" w14:textId="77777777" w:rsidR="003E7BB5" w:rsidRDefault="003E7BB5" w:rsidP="003E7BB5">
      <w:pPr>
        <w:pStyle w:val="Lijstalinea"/>
        <w:numPr>
          <w:ilvl w:val="0"/>
          <w:numId w:val="21"/>
        </w:numPr>
        <w:rPr>
          <w:rFonts w:ascii="Verdana" w:hAnsi="Verdana"/>
          <w:sz w:val="18"/>
          <w:szCs w:val="18"/>
        </w:rPr>
      </w:pPr>
      <w:r w:rsidRPr="003E7BB5">
        <w:rPr>
          <w:rFonts w:ascii="Verdana" w:hAnsi="Verdana"/>
          <w:sz w:val="18"/>
          <w:szCs w:val="18"/>
        </w:rPr>
        <w:t>Verbindingsweg indirect</w:t>
      </w:r>
    </w:p>
    <w:p w14:paraId="05B266D9" w14:textId="77777777" w:rsidR="003E7BB5" w:rsidRDefault="003E7BB5" w:rsidP="003E7BB5">
      <w:pPr>
        <w:pStyle w:val="Lijstalinea"/>
        <w:numPr>
          <w:ilvl w:val="0"/>
          <w:numId w:val="21"/>
        </w:numPr>
        <w:rPr>
          <w:rFonts w:ascii="Verdana" w:hAnsi="Verdana"/>
          <w:sz w:val="18"/>
          <w:szCs w:val="18"/>
        </w:rPr>
      </w:pPr>
      <w:r w:rsidRPr="003E7BB5">
        <w:rPr>
          <w:rFonts w:ascii="Verdana" w:hAnsi="Verdana"/>
          <w:sz w:val="18"/>
          <w:szCs w:val="18"/>
        </w:rPr>
        <w:t>Verbindingsweg semi-direct</w:t>
      </w:r>
    </w:p>
    <w:p w14:paraId="282039F2" w14:textId="77777777" w:rsidR="003E7BB5" w:rsidRDefault="003E7BB5" w:rsidP="003E7BB5">
      <w:pPr>
        <w:pStyle w:val="Lijstalinea"/>
        <w:numPr>
          <w:ilvl w:val="0"/>
          <w:numId w:val="21"/>
        </w:numPr>
        <w:rPr>
          <w:rFonts w:ascii="Verdana" w:hAnsi="Verdana"/>
          <w:sz w:val="18"/>
          <w:szCs w:val="18"/>
        </w:rPr>
      </w:pPr>
      <w:r w:rsidRPr="003E7BB5">
        <w:rPr>
          <w:rFonts w:ascii="Verdana" w:hAnsi="Verdana"/>
          <w:sz w:val="18"/>
          <w:szCs w:val="18"/>
        </w:rPr>
        <w:t>Verbindingsweg rangeerbaan</w:t>
      </w:r>
    </w:p>
    <w:p w14:paraId="775BCBB5" w14:textId="77777777" w:rsidR="003E7BB5" w:rsidRDefault="003E7BB5" w:rsidP="003E7BB5">
      <w:pPr>
        <w:pStyle w:val="Lijstalinea"/>
        <w:numPr>
          <w:ilvl w:val="0"/>
          <w:numId w:val="21"/>
        </w:numPr>
        <w:rPr>
          <w:rFonts w:ascii="Verdana" w:hAnsi="Verdana"/>
          <w:sz w:val="18"/>
          <w:szCs w:val="18"/>
        </w:rPr>
      </w:pPr>
      <w:r w:rsidRPr="003E7BB5">
        <w:rPr>
          <w:rFonts w:ascii="Verdana" w:hAnsi="Verdana"/>
          <w:sz w:val="18"/>
          <w:szCs w:val="18"/>
        </w:rPr>
        <w:t>Verbindingsweg kortsluitend</w:t>
      </w:r>
    </w:p>
    <w:p w14:paraId="17A2D3F2" w14:textId="1F8012EC" w:rsidR="003E7BB5" w:rsidRDefault="003E7BB5" w:rsidP="003E7BB5">
      <w:pPr>
        <w:pStyle w:val="Lijstalinea"/>
        <w:numPr>
          <w:ilvl w:val="0"/>
          <w:numId w:val="21"/>
        </w:numPr>
        <w:rPr>
          <w:rFonts w:ascii="Verdana" w:hAnsi="Verdana"/>
          <w:sz w:val="18"/>
          <w:szCs w:val="18"/>
        </w:rPr>
      </w:pPr>
      <w:r w:rsidRPr="003E7BB5">
        <w:rPr>
          <w:rFonts w:ascii="Verdana" w:hAnsi="Verdana"/>
          <w:sz w:val="18"/>
          <w:szCs w:val="18"/>
        </w:rPr>
        <w:t>Verbindingsweg overig</w:t>
      </w:r>
    </w:p>
    <w:p w14:paraId="0F62B3B7" w14:textId="1524A74D" w:rsidR="008F026A" w:rsidRPr="003E7BB5" w:rsidRDefault="008F026A" w:rsidP="003E7BB5">
      <w:pPr>
        <w:pStyle w:val="Lijstalinea"/>
        <w:numPr>
          <w:ilvl w:val="0"/>
          <w:numId w:val="21"/>
        </w:numPr>
        <w:rPr>
          <w:rFonts w:ascii="Verdana" w:hAnsi="Verdana"/>
          <w:sz w:val="18"/>
          <w:szCs w:val="18"/>
        </w:rPr>
      </w:pPr>
      <w:r>
        <w:rPr>
          <w:rFonts w:ascii="Verdana" w:hAnsi="Verdana"/>
          <w:sz w:val="18"/>
          <w:szCs w:val="18"/>
        </w:rPr>
        <w:t>Wisselbaan</w:t>
      </w:r>
    </w:p>
    <w:p w14:paraId="6D2E397E" w14:textId="02B9FF61" w:rsidR="00EA3C70" w:rsidRPr="00CB61A8" w:rsidRDefault="000C0361" w:rsidP="00EA3C70">
      <w:pPr>
        <w:contextualSpacing/>
        <w:rPr>
          <w:rFonts w:ascii="Verdana" w:eastAsia="Verdana" w:hAnsi="Verdana" w:cs="Times New Roman"/>
          <w:b/>
          <w:bCs/>
          <w:sz w:val="18"/>
          <w:szCs w:val="18"/>
        </w:rPr>
      </w:pPr>
      <w:r>
        <w:rPr>
          <w:rFonts w:ascii="Verdana" w:eastAsia="Verdana" w:hAnsi="Verdana" w:cs="Times New Roman"/>
          <w:b/>
          <w:bCs/>
          <w:sz w:val="18"/>
          <w:szCs w:val="18"/>
        </w:rPr>
        <w:t>Eisen</w:t>
      </w:r>
    </w:p>
    <w:p w14:paraId="2C2DFF1F" w14:textId="0B328745" w:rsidR="0070537D" w:rsidRDefault="0070537D" w:rsidP="0099311A">
      <w:pPr>
        <w:rPr>
          <w:rFonts w:ascii="Verdana" w:eastAsia="Verdana" w:hAnsi="Verdana" w:cs="Times New Roman"/>
          <w:sz w:val="18"/>
          <w:szCs w:val="18"/>
        </w:rPr>
      </w:pPr>
    </w:p>
    <w:p w14:paraId="647A868E" w14:textId="7255CC15" w:rsidR="00A77AE4" w:rsidRDefault="00A77AE4" w:rsidP="0099311A">
      <w:pPr>
        <w:rPr>
          <w:rFonts w:ascii="Verdana" w:eastAsia="Verdana" w:hAnsi="Verdana" w:cs="Times New Roman"/>
          <w:sz w:val="18"/>
          <w:szCs w:val="18"/>
        </w:rPr>
      </w:pPr>
      <w:r>
        <w:rPr>
          <w:rFonts w:ascii="Verdana" w:eastAsia="Verdana" w:hAnsi="Verdana" w:cs="Times New Roman"/>
          <w:sz w:val="18"/>
          <w:szCs w:val="18"/>
        </w:rPr>
        <w:t>Verbindingswegen kunnen worden herkend op basis van hun positie in het verkeersnetwerk, en een inrichting die alleen dient als verbinding tussen twee wegen (eenrichtingsweg, geen adressen, etc.)</w:t>
      </w:r>
    </w:p>
    <w:p w14:paraId="155036EA" w14:textId="5CEB479D" w:rsidR="0037356B" w:rsidRPr="004F11D3" w:rsidRDefault="00A77AE4" w:rsidP="0037356B">
      <w:pPr>
        <w:rPr>
          <w:rFonts w:ascii="Verdana" w:hAnsi="Verdana"/>
          <w:sz w:val="18"/>
          <w:szCs w:val="18"/>
        </w:rPr>
      </w:pPr>
      <w:r>
        <w:rPr>
          <w:rFonts w:ascii="Verdana" w:eastAsia="Verdana" w:hAnsi="Verdana" w:cs="Times New Roman"/>
          <w:sz w:val="18"/>
          <w:szCs w:val="18"/>
        </w:rPr>
        <w:t>Het onderscheid tussen direct, indirect en semi direct wordt gemaakt op basis van de vorm van de lijn. Zie figuur x</w:t>
      </w:r>
      <w:r w:rsidR="0037356B">
        <w:rPr>
          <w:rFonts w:ascii="Verdana" w:eastAsia="Verdana" w:hAnsi="Verdana" w:cs="Times New Roman"/>
          <w:sz w:val="18"/>
          <w:szCs w:val="18"/>
        </w:rPr>
        <w:t>. Ook als op basis van de hectometreringsletters een ander type wordt aangeduid, is de inrichting leidend</w:t>
      </w:r>
      <w:r w:rsidR="0037356B" w:rsidRPr="000E7CD6">
        <w:rPr>
          <w:rFonts w:ascii="Verdana" w:hAnsi="Verdana"/>
          <w:color w:val="FF0000"/>
          <w:sz w:val="18"/>
          <w:szCs w:val="18"/>
        </w:rPr>
        <w:t xml:space="preserve">. </w:t>
      </w:r>
      <w:r w:rsidR="0037356B" w:rsidRPr="004F11D3">
        <w:rPr>
          <w:rFonts w:ascii="Verdana" w:hAnsi="Verdana"/>
          <w:sz w:val="18"/>
          <w:szCs w:val="18"/>
        </w:rPr>
        <w:t>Voorbeeld: Langs een directe verbindingsweg staan buiten hectometerborden met een hectometerletter ‘g’, dan blijft de baansubsoort VBD = directe verbindingsweg.</w:t>
      </w:r>
    </w:p>
    <w:p w14:paraId="60832FB2" w14:textId="5A5F4E6B" w:rsidR="00A77AE4" w:rsidRDefault="00A77AE4" w:rsidP="0099311A">
      <w:pPr>
        <w:rPr>
          <w:rFonts w:ascii="Verdana" w:eastAsia="Verdana" w:hAnsi="Verdana" w:cs="Times New Roman"/>
          <w:sz w:val="18"/>
          <w:szCs w:val="18"/>
        </w:rPr>
      </w:pPr>
    </w:p>
    <w:p w14:paraId="313BCFA1" w14:textId="2838F57A" w:rsidR="0070537D" w:rsidRDefault="0070537D" w:rsidP="0099311A">
      <w:pPr>
        <w:rPr>
          <w:rFonts w:ascii="Verdana" w:eastAsia="Verdana" w:hAnsi="Verdana" w:cs="Times New Roman"/>
          <w:sz w:val="18"/>
          <w:szCs w:val="18"/>
        </w:rPr>
      </w:pPr>
      <w:r>
        <w:rPr>
          <w:rFonts w:ascii="Verdana" w:eastAsia="Verdana" w:hAnsi="Verdana" w:cs="Times New Roman"/>
          <w:sz w:val="18"/>
          <w:szCs w:val="18"/>
        </w:rPr>
        <w:t xml:space="preserve">Verbindingsweg direct, indirect, semi-direct, rangeerbaan en kortsluitend alleen op wegen die </w:t>
      </w:r>
      <w:r w:rsidRPr="0095640A">
        <w:rPr>
          <w:rFonts w:ascii="Verdana" w:eastAsia="Verdana" w:hAnsi="Verdana" w:cs="Times New Roman"/>
          <w:sz w:val="18"/>
          <w:szCs w:val="18"/>
        </w:rPr>
        <w:t xml:space="preserve">voorzien </w:t>
      </w:r>
      <w:r>
        <w:rPr>
          <w:rFonts w:ascii="Verdana" w:eastAsia="Verdana" w:hAnsi="Verdana" w:cs="Times New Roman"/>
          <w:sz w:val="18"/>
          <w:szCs w:val="18"/>
        </w:rPr>
        <w:t xml:space="preserve">zijn </w:t>
      </w:r>
      <w:r w:rsidRPr="0095640A">
        <w:rPr>
          <w:rFonts w:ascii="Verdana" w:eastAsia="Verdana" w:hAnsi="Verdana" w:cs="Times New Roman"/>
          <w:sz w:val="18"/>
          <w:szCs w:val="18"/>
        </w:rPr>
        <w:t>van hectometerborden met een hectometrering en een hectometreringsletter</w:t>
      </w:r>
      <w:r>
        <w:rPr>
          <w:rFonts w:ascii="Verdana" w:eastAsia="Verdana" w:hAnsi="Verdana" w:cs="Times New Roman"/>
          <w:sz w:val="18"/>
          <w:szCs w:val="18"/>
        </w:rPr>
        <w:t>.</w:t>
      </w:r>
    </w:p>
    <w:p w14:paraId="111595DF" w14:textId="09566587" w:rsidR="0070537D" w:rsidRDefault="0070537D" w:rsidP="0099311A">
      <w:pPr>
        <w:rPr>
          <w:rFonts w:ascii="Verdana" w:eastAsia="Verdana" w:hAnsi="Verdana" w:cs="Times New Roman"/>
          <w:sz w:val="18"/>
          <w:szCs w:val="18"/>
        </w:rPr>
      </w:pPr>
      <w:r>
        <w:rPr>
          <w:rFonts w:ascii="Verdana" w:eastAsia="Verdana" w:hAnsi="Verdana" w:cs="Times New Roman"/>
          <w:sz w:val="18"/>
          <w:szCs w:val="18"/>
        </w:rPr>
        <w:t>Toerit, afrit en verbindingsweg overig ook op ongehectometreerde wegen.</w:t>
      </w:r>
    </w:p>
    <w:p w14:paraId="151A2BDD" w14:textId="5A59B4C1" w:rsidR="0070537D" w:rsidRDefault="0070537D" w:rsidP="0099311A">
      <w:pPr>
        <w:rPr>
          <w:rFonts w:ascii="Verdana" w:eastAsia="Verdana" w:hAnsi="Verdana" w:cs="Times New Roman"/>
          <w:sz w:val="18"/>
          <w:szCs w:val="18"/>
        </w:rPr>
      </w:pPr>
      <w:r>
        <w:rPr>
          <w:rFonts w:ascii="Verdana" w:eastAsia="Verdana" w:hAnsi="Verdana" w:cs="Times New Roman"/>
          <w:sz w:val="18"/>
          <w:szCs w:val="18"/>
        </w:rPr>
        <w:t>Wisselbaan is</w:t>
      </w:r>
      <w:r w:rsidR="006833CF">
        <w:rPr>
          <w:rFonts w:ascii="Verdana" w:eastAsia="Verdana" w:hAnsi="Verdana" w:cs="Times New Roman"/>
          <w:sz w:val="18"/>
          <w:szCs w:val="18"/>
        </w:rPr>
        <w:t xml:space="preserve"> </w:t>
      </w:r>
      <w:r>
        <w:rPr>
          <w:rFonts w:ascii="Verdana" w:eastAsia="Verdana" w:hAnsi="Verdana" w:cs="Times New Roman"/>
          <w:sz w:val="18"/>
          <w:szCs w:val="18"/>
        </w:rPr>
        <w:t xml:space="preserve">toegestaan op </w:t>
      </w:r>
      <w:r w:rsidR="001E17C8">
        <w:rPr>
          <w:rFonts w:ascii="Verdana" w:eastAsia="Verdana" w:hAnsi="Verdana" w:cs="Times New Roman"/>
          <w:sz w:val="18"/>
          <w:szCs w:val="18"/>
        </w:rPr>
        <w:t xml:space="preserve">gehectometreerde en </w:t>
      </w:r>
      <w:r>
        <w:rPr>
          <w:rFonts w:ascii="Verdana" w:eastAsia="Verdana" w:hAnsi="Verdana" w:cs="Times New Roman"/>
          <w:sz w:val="18"/>
          <w:szCs w:val="18"/>
        </w:rPr>
        <w:t>ongehectometreerde wegen, maar komt</w:t>
      </w:r>
      <w:r w:rsidR="001E17C8">
        <w:rPr>
          <w:rFonts w:ascii="Verdana" w:eastAsia="Verdana" w:hAnsi="Verdana" w:cs="Times New Roman"/>
          <w:sz w:val="18"/>
          <w:szCs w:val="18"/>
        </w:rPr>
        <w:t xml:space="preserve"> momenteel niet voor op ongehectometreerde wegen.</w:t>
      </w:r>
    </w:p>
    <w:p w14:paraId="01C96CC0" w14:textId="388BB447" w:rsidR="00185D36" w:rsidRDefault="00185D36" w:rsidP="0099311A">
      <w:pPr>
        <w:rPr>
          <w:rFonts w:ascii="Verdana" w:eastAsia="Verdana" w:hAnsi="Verdana" w:cs="Times New Roman"/>
          <w:sz w:val="18"/>
          <w:szCs w:val="18"/>
        </w:rPr>
      </w:pPr>
    </w:p>
    <w:p w14:paraId="4B5ABD99" w14:textId="4D264AE4" w:rsidR="00021C59" w:rsidRDefault="00324D16" w:rsidP="0099311A">
      <w:pPr>
        <w:rPr>
          <w:noProof/>
        </w:rPr>
      </w:pPr>
      <w:r w:rsidRPr="00324D16">
        <w:rPr>
          <w:noProof/>
        </w:rPr>
        <w:t xml:space="preserve"> </w:t>
      </w:r>
    </w:p>
    <w:p w14:paraId="53397D09" w14:textId="72AB7B44" w:rsidR="00736043" w:rsidRDefault="00B40843" w:rsidP="0099311A">
      <w:pPr>
        <w:rPr>
          <w:rFonts w:ascii="Verdana" w:eastAsia="Verdana" w:hAnsi="Verdana" w:cs="Times New Roman"/>
          <w:sz w:val="18"/>
          <w:szCs w:val="18"/>
        </w:rPr>
      </w:pPr>
      <w:r w:rsidRPr="00B40843">
        <w:rPr>
          <w:noProof/>
        </w:rPr>
        <w:t xml:space="preserve"> </w:t>
      </w:r>
    </w:p>
    <w:p w14:paraId="0366FE7E" w14:textId="77777777" w:rsidR="00367587" w:rsidRDefault="00367587" w:rsidP="0099311A">
      <w:pPr>
        <w:rPr>
          <w:rFonts w:ascii="Verdana" w:eastAsia="Verdana" w:hAnsi="Verdana" w:cs="Times New Roman"/>
          <w:sz w:val="18"/>
          <w:szCs w:val="18"/>
        </w:rPr>
      </w:pPr>
    </w:p>
    <w:p w14:paraId="1418429F" w14:textId="7148F2B1" w:rsidR="00EE7C65" w:rsidRDefault="00E63602" w:rsidP="00BC20B7">
      <w:pPr>
        <w:pStyle w:val="Kop2"/>
        <w:numPr>
          <w:ilvl w:val="1"/>
          <w:numId w:val="17"/>
        </w:numPr>
        <w:ind w:hanging="720"/>
      </w:pPr>
      <w:bookmarkStart w:id="9" w:name="_Toc171083988"/>
      <w:r>
        <w:t>Toe</w:t>
      </w:r>
      <w:r w:rsidR="00EE7C65">
        <w:t>rit (baansubsoort OPR)</w:t>
      </w:r>
      <w:bookmarkEnd w:id="9"/>
    </w:p>
    <w:p w14:paraId="21A6CE97" w14:textId="37737B55" w:rsidR="00EE7C65" w:rsidRDefault="0066349A" w:rsidP="0066349A">
      <w:pPr>
        <w:rPr>
          <w:rFonts w:ascii="Verdana" w:hAnsi="Verdana"/>
          <w:sz w:val="18"/>
          <w:szCs w:val="20"/>
        </w:rPr>
      </w:pPr>
      <w:r w:rsidRPr="00641B4B">
        <w:rPr>
          <w:rFonts w:ascii="Verdana" w:hAnsi="Verdana"/>
          <w:sz w:val="18"/>
          <w:szCs w:val="20"/>
        </w:rPr>
        <w:t>Verbindingsweg vanaf een weg naar een weg van een hogere hoofdcategorie</w:t>
      </w:r>
      <w:r w:rsidR="004268AB">
        <w:rPr>
          <w:rFonts w:ascii="Verdana" w:hAnsi="Verdana"/>
          <w:sz w:val="18"/>
          <w:szCs w:val="20"/>
        </w:rPr>
        <w:t xml:space="preserve">, waar bij de gebruiker </w:t>
      </w:r>
      <w:r w:rsidR="004268AB" w:rsidRPr="004268AB">
        <w:rPr>
          <w:rFonts w:ascii="Verdana" w:hAnsi="Verdana"/>
          <w:sz w:val="18"/>
          <w:szCs w:val="20"/>
        </w:rPr>
        <w:t xml:space="preserve">vloeiend </w:t>
      </w:r>
      <w:r w:rsidR="004268AB">
        <w:rPr>
          <w:rFonts w:ascii="Verdana" w:hAnsi="Verdana"/>
          <w:sz w:val="18"/>
          <w:szCs w:val="20"/>
        </w:rPr>
        <w:t xml:space="preserve"> kan </w:t>
      </w:r>
      <w:r w:rsidR="004268AB" w:rsidRPr="004268AB">
        <w:rPr>
          <w:rFonts w:ascii="Verdana" w:hAnsi="Verdana"/>
          <w:sz w:val="18"/>
          <w:szCs w:val="20"/>
        </w:rPr>
        <w:t xml:space="preserve">invoegen op hoofdrichting, middels </w:t>
      </w:r>
      <w:r w:rsidR="004268AB">
        <w:rPr>
          <w:rFonts w:ascii="Verdana" w:hAnsi="Verdana"/>
          <w:sz w:val="18"/>
          <w:szCs w:val="20"/>
        </w:rPr>
        <w:t xml:space="preserve">een </w:t>
      </w:r>
      <w:r w:rsidR="004268AB" w:rsidRPr="004268AB">
        <w:rPr>
          <w:rFonts w:ascii="Verdana" w:hAnsi="Verdana"/>
          <w:sz w:val="18"/>
          <w:szCs w:val="20"/>
        </w:rPr>
        <w:t>volwaardige invoegstrook, zonder op verkeer op de hoofdrichting te hoeven wachten.</w:t>
      </w:r>
      <w:r w:rsidR="004268AB">
        <w:rPr>
          <w:rFonts w:ascii="Verdana" w:hAnsi="Verdana"/>
          <w:sz w:val="18"/>
          <w:szCs w:val="20"/>
        </w:rPr>
        <w:t xml:space="preserve"> </w:t>
      </w:r>
      <w:r w:rsidRPr="00641B4B">
        <w:rPr>
          <w:rFonts w:ascii="Verdana" w:hAnsi="Verdana"/>
          <w:sz w:val="18"/>
          <w:szCs w:val="20"/>
        </w:rPr>
        <w:t>Synoniem: Oprit.</w:t>
      </w:r>
    </w:p>
    <w:p w14:paraId="2128ABCF" w14:textId="77777777" w:rsidR="008973B3" w:rsidRDefault="008973B3" w:rsidP="0066349A">
      <w:pPr>
        <w:rPr>
          <w:rFonts w:ascii="Verdana" w:hAnsi="Verdana"/>
          <w:sz w:val="18"/>
          <w:szCs w:val="20"/>
        </w:rPr>
      </w:pPr>
    </w:p>
    <w:p w14:paraId="1E7F9740" w14:textId="2C7C06EF" w:rsidR="008973B3" w:rsidRPr="00641B4B" w:rsidRDefault="000C0361" w:rsidP="0066349A">
      <w:pPr>
        <w:rPr>
          <w:rFonts w:ascii="Verdana" w:hAnsi="Verdana"/>
          <w:sz w:val="18"/>
          <w:szCs w:val="20"/>
        </w:rPr>
      </w:pPr>
      <w:r>
        <w:rPr>
          <w:rFonts w:ascii="Verdana" w:hAnsi="Verdana"/>
          <w:b/>
          <w:bCs/>
          <w:sz w:val="18"/>
          <w:szCs w:val="20"/>
        </w:rPr>
        <w:t>Eisen</w:t>
      </w:r>
      <w:r w:rsidR="008973B3">
        <w:rPr>
          <w:rFonts w:ascii="Verdana" w:hAnsi="Verdana"/>
          <w:sz w:val="18"/>
          <w:szCs w:val="20"/>
        </w:rPr>
        <w:t>: Geldt voor zowel gehectometreerde als niet-gehectometreerde wegen.</w:t>
      </w:r>
    </w:p>
    <w:p w14:paraId="243897FC" w14:textId="77777777" w:rsidR="003746A4" w:rsidRPr="00672E6C" w:rsidRDefault="003746A4" w:rsidP="0066349A">
      <w:pPr>
        <w:rPr>
          <w:rFonts w:ascii="Verdana" w:hAnsi="Verdana"/>
          <w:color w:val="FF0000"/>
          <w:sz w:val="18"/>
          <w:szCs w:val="20"/>
        </w:rPr>
      </w:pPr>
    </w:p>
    <w:p w14:paraId="5B8751DD" w14:textId="5E61A0BF" w:rsidR="005076F2" w:rsidRDefault="00320061" w:rsidP="0066349A">
      <w:pPr>
        <w:rPr>
          <w:rFonts w:ascii="Verdana" w:hAnsi="Verdana"/>
          <w:sz w:val="18"/>
          <w:szCs w:val="20"/>
        </w:rPr>
      </w:pPr>
      <w:r>
        <w:rPr>
          <w:noProof/>
          <w:lang w:eastAsia="nl-NL"/>
        </w:rPr>
        <w:drawing>
          <wp:inline distT="0" distB="0" distL="0" distR="0" wp14:anchorId="394949E2" wp14:editId="2EA6BA76">
            <wp:extent cx="4172878" cy="1727200"/>
            <wp:effectExtent l="0" t="0" r="0" b="6350"/>
            <wp:docPr id="6" name="Afbeelding 6" descr="Afbeelding met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diagram&#10;&#10;Automatisch gegenereerde beschrijving"/>
                    <pic:cNvPicPr/>
                  </pic:nvPicPr>
                  <pic:blipFill>
                    <a:blip r:embed="rId6"/>
                    <a:stretch>
                      <a:fillRect/>
                    </a:stretch>
                  </pic:blipFill>
                  <pic:spPr>
                    <a:xfrm>
                      <a:off x="0" y="0"/>
                      <a:ext cx="4174444" cy="1727848"/>
                    </a:xfrm>
                    <a:prstGeom prst="rect">
                      <a:avLst/>
                    </a:prstGeom>
                  </pic:spPr>
                </pic:pic>
              </a:graphicData>
            </a:graphic>
          </wp:inline>
        </w:drawing>
      </w:r>
    </w:p>
    <w:p w14:paraId="088295ED" w14:textId="15AE69C1" w:rsidR="000A6DB8" w:rsidRDefault="000A6DB8" w:rsidP="0066349A">
      <w:pPr>
        <w:rPr>
          <w:rFonts w:ascii="Verdana" w:hAnsi="Verdana"/>
          <w:sz w:val="18"/>
          <w:szCs w:val="20"/>
        </w:rPr>
      </w:pPr>
    </w:p>
    <w:p w14:paraId="19FCECAE" w14:textId="77777777" w:rsidR="008973B3" w:rsidRDefault="008973B3" w:rsidP="0066349A">
      <w:pPr>
        <w:rPr>
          <w:rFonts w:ascii="Verdana" w:hAnsi="Verdana"/>
          <w:sz w:val="18"/>
          <w:szCs w:val="20"/>
        </w:rPr>
      </w:pPr>
    </w:p>
    <w:p w14:paraId="739CDBA0" w14:textId="77777777" w:rsidR="008973B3" w:rsidRDefault="008973B3" w:rsidP="0066349A">
      <w:pPr>
        <w:rPr>
          <w:rFonts w:ascii="Verdana" w:hAnsi="Verdana"/>
          <w:sz w:val="18"/>
          <w:szCs w:val="20"/>
        </w:rPr>
      </w:pPr>
    </w:p>
    <w:p w14:paraId="3A9B10D6" w14:textId="3B524283" w:rsidR="005076F2" w:rsidRDefault="00E63602" w:rsidP="005076F2">
      <w:pPr>
        <w:pStyle w:val="Kop2"/>
        <w:numPr>
          <w:ilvl w:val="1"/>
          <w:numId w:val="17"/>
        </w:numPr>
        <w:ind w:hanging="720"/>
      </w:pPr>
      <w:bookmarkStart w:id="10" w:name="_Toc171083989"/>
      <w:r>
        <w:t>Af</w:t>
      </w:r>
      <w:r w:rsidR="005076F2">
        <w:t xml:space="preserve">rit (baansubsoort </w:t>
      </w:r>
      <w:r w:rsidR="00ED74CE">
        <w:t>AF</w:t>
      </w:r>
      <w:r w:rsidR="005076F2">
        <w:t>R)</w:t>
      </w:r>
      <w:bookmarkEnd w:id="10"/>
    </w:p>
    <w:p w14:paraId="000AD507" w14:textId="6C839C15" w:rsidR="005076F2" w:rsidRDefault="005F4942" w:rsidP="0066349A">
      <w:pPr>
        <w:rPr>
          <w:rFonts w:ascii="Verdana" w:hAnsi="Verdana"/>
          <w:sz w:val="18"/>
          <w:szCs w:val="20"/>
        </w:rPr>
      </w:pPr>
      <w:r w:rsidRPr="005F4942">
        <w:rPr>
          <w:rFonts w:ascii="Verdana" w:hAnsi="Verdana"/>
          <w:sz w:val="18"/>
          <w:szCs w:val="20"/>
        </w:rPr>
        <w:t xml:space="preserve">Verbindingsweg vanaf een weg naar een weg van een </w:t>
      </w:r>
      <w:r w:rsidRPr="00641B4B">
        <w:rPr>
          <w:rFonts w:ascii="Verdana" w:hAnsi="Verdana"/>
          <w:sz w:val="18"/>
          <w:szCs w:val="20"/>
        </w:rPr>
        <w:t>lagere hoofdcategorie</w:t>
      </w:r>
      <w:r w:rsidR="004268AB">
        <w:rPr>
          <w:rFonts w:ascii="Verdana" w:hAnsi="Verdana"/>
          <w:sz w:val="18"/>
          <w:szCs w:val="20"/>
        </w:rPr>
        <w:t>, waarbij de gebruiker</w:t>
      </w:r>
      <w:r w:rsidR="004268AB" w:rsidRPr="004268AB">
        <w:t xml:space="preserve"> </w:t>
      </w:r>
      <w:r w:rsidR="004268AB" w:rsidRPr="004268AB">
        <w:rPr>
          <w:rFonts w:ascii="Verdana" w:hAnsi="Verdana"/>
          <w:sz w:val="18"/>
          <w:szCs w:val="20"/>
        </w:rPr>
        <w:t xml:space="preserve">vloeiend </w:t>
      </w:r>
      <w:r w:rsidR="004268AB">
        <w:rPr>
          <w:rFonts w:ascii="Verdana" w:hAnsi="Verdana"/>
          <w:sz w:val="18"/>
          <w:szCs w:val="20"/>
        </w:rPr>
        <w:t xml:space="preserve">kan </w:t>
      </w:r>
      <w:r w:rsidR="004268AB" w:rsidRPr="004268AB">
        <w:rPr>
          <w:rFonts w:ascii="Verdana" w:hAnsi="Verdana"/>
          <w:sz w:val="18"/>
          <w:szCs w:val="20"/>
        </w:rPr>
        <w:t>afslaan vanaf hoofdrichting, middels volwaardige uitvoegstrook en/of UIT-bord.</w:t>
      </w:r>
    </w:p>
    <w:p w14:paraId="5924FD8D" w14:textId="77777777" w:rsidR="008973B3" w:rsidRDefault="008973B3" w:rsidP="0066349A">
      <w:pPr>
        <w:rPr>
          <w:rFonts w:ascii="Verdana" w:hAnsi="Verdana"/>
          <w:sz w:val="18"/>
          <w:szCs w:val="20"/>
        </w:rPr>
      </w:pPr>
    </w:p>
    <w:p w14:paraId="21C4ECD6" w14:textId="2D22C063" w:rsidR="008973B3" w:rsidRPr="00641B4B" w:rsidRDefault="000C0361" w:rsidP="008973B3">
      <w:pPr>
        <w:rPr>
          <w:rFonts w:ascii="Verdana" w:hAnsi="Verdana"/>
          <w:sz w:val="18"/>
          <w:szCs w:val="20"/>
        </w:rPr>
      </w:pPr>
      <w:r>
        <w:rPr>
          <w:rFonts w:ascii="Verdana" w:hAnsi="Verdana"/>
          <w:b/>
          <w:bCs/>
          <w:sz w:val="18"/>
          <w:szCs w:val="20"/>
        </w:rPr>
        <w:t>Eisen</w:t>
      </w:r>
      <w:r w:rsidR="008973B3">
        <w:rPr>
          <w:rFonts w:ascii="Verdana" w:hAnsi="Verdana"/>
          <w:sz w:val="18"/>
          <w:szCs w:val="20"/>
        </w:rPr>
        <w:t>: Geldt voor zowel gehectometreerde als niet-gehectometreerde wegen.</w:t>
      </w:r>
    </w:p>
    <w:p w14:paraId="672550D6" w14:textId="038CD9F1" w:rsidR="004F495E" w:rsidRDefault="004F495E" w:rsidP="0066349A">
      <w:pPr>
        <w:rPr>
          <w:rFonts w:ascii="Verdana" w:hAnsi="Verdana"/>
          <w:color w:val="FF0000"/>
          <w:sz w:val="18"/>
          <w:szCs w:val="20"/>
        </w:rPr>
      </w:pPr>
    </w:p>
    <w:p w14:paraId="5FAC3E0A" w14:textId="77777777" w:rsidR="004F495E" w:rsidRPr="00EE7C65" w:rsidRDefault="004F495E" w:rsidP="0066349A">
      <w:pPr>
        <w:rPr>
          <w:rFonts w:ascii="Verdana" w:hAnsi="Verdana"/>
          <w:sz w:val="18"/>
          <w:szCs w:val="20"/>
        </w:rPr>
      </w:pPr>
    </w:p>
    <w:p w14:paraId="24C14531" w14:textId="201300F4" w:rsidR="00BC20B7" w:rsidRDefault="00BC20B7" w:rsidP="00BC20B7">
      <w:pPr>
        <w:pStyle w:val="Kop2"/>
        <w:numPr>
          <w:ilvl w:val="1"/>
          <w:numId w:val="17"/>
        </w:numPr>
        <w:ind w:hanging="720"/>
      </w:pPr>
      <w:bookmarkStart w:id="11" w:name="_Toc171083990"/>
      <w:r w:rsidRPr="00BC20B7">
        <w:t>Verbindingsweg direct</w:t>
      </w:r>
      <w:r w:rsidR="009711D4">
        <w:t xml:space="preserve"> (baansubsoort VBD)</w:t>
      </w:r>
      <w:bookmarkEnd w:id="11"/>
    </w:p>
    <w:p w14:paraId="6173E630" w14:textId="3652A378" w:rsidR="00BC20B7" w:rsidRDefault="00BC20B7" w:rsidP="00BC20B7"/>
    <w:p w14:paraId="2775223A" w14:textId="7E351B7B" w:rsidR="002206BD" w:rsidRPr="002206BD" w:rsidRDefault="002206BD" w:rsidP="002206BD">
      <w:pPr>
        <w:rPr>
          <w:rFonts w:ascii="Verdana" w:hAnsi="Verdana"/>
          <w:sz w:val="18"/>
          <w:szCs w:val="18"/>
        </w:rPr>
      </w:pPr>
    </w:p>
    <w:p w14:paraId="30F69FA1" w14:textId="76123DD4" w:rsidR="002206BD" w:rsidRDefault="002206BD" w:rsidP="002206BD">
      <w:pPr>
        <w:rPr>
          <w:rFonts w:ascii="Verdana" w:hAnsi="Verdana"/>
          <w:sz w:val="18"/>
          <w:szCs w:val="18"/>
        </w:rPr>
      </w:pPr>
      <w:r w:rsidRPr="002206BD">
        <w:rPr>
          <w:rFonts w:ascii="Verdana" w:hAnsi="Verdana"/>
          <w:sz w:val="18"/>
          <w:szCs w:val="18"/>
        </w:rPr>
        <w:t>Een directe verbindingsweg is een verbindingsweg met een kwartdraai voorlangs de ongelijkvloerse kruising van de twee doorgaande rijbanen</w:t>
      </w:r>
      <w:r>
        <w:rPr>
          <w:rFonts w:ascii="Verdana" w:hAnsi="Verdana"/>
          <w:sz w:val="18"/>
          <w:szCs w:val="18"/>
        </w:rPr>
        <w:t xml:space="preserve"> (bron CROW)</w:t>
      </w:r>
      <w:r w:rsidRPr="002206BD">
        <w:rPr>
          <w:rFonts w:ascii="Verdana" w:hAnsi="Verdana"/>
          <w:sz w:val="18"/>
          <w:szCs w:val="18"/>
        </w:rPr>
        <w:t>.</w:t>
      </w:r>
    </w:p>
    <w:p w14:paraId="1AAA1131" w14:textId="77777777" w:rsidR="002206BD" w:rsidRDefault="002206BD" w:rsidP="002206BD">
      <w:pPr>
        <w:rPr>
          <w:rFonts w:ascii="Verdana" w:hAnsi="Verdana"/>
          <w:sz w:val="18"/>
          <w:szCs w:val="18"/>
        </w:rPr>
      </w:pPr>
    </w:p>
    <w:p w14:paraId="1B55F8E1" w14:textId="566A113D" w:rsidR="00BC20B7" w:rsidRDefault="00A92E35" w:rsidP="002206BD">
      <w:pPr>
        <w:rPr>
          <w:rFonts w:ascii="Verdana" w:hAnsi="Verdana"/>
          <w:sz w:val="18"/>
          <w:szCs w:val="18"/>
        </w:rPr>
      </w:pPr>
      <w:r>
        <w:rPr>
          <w:rFonts w:ascii="Verdana" w:hAnsi="Verdana"/>
          <w:sz w:val="18"/>
          <w:szCs w:val="18"/>
        </w:rPr>
        <w:t xml:space="preserve">Een voorbeeld van een verbindingsweg direct is </w:t>
      </w:r>
      <w:r w:rsidR="00847C33">
        <w:rPr>
          <w:rFonts w:ascii="Verdana" w:hAnsi="Verdana"/>
          <w:sz w:val="18"/>
          <w:szCs w:val="18"/>
        </w:rPr>
        <w:t xml:space="preserve">te zien in figuur </w:t>
      </w:r>
      <w:r w:rsidR="00876B62">
        <w:rPr>
          <w:rFonts w:ascii="Verdana" w:hAnsi="Verdana"/>
          <w:sz w:val="18"/>
          <w:szCs w:val="18"/>
        </w:rPr>
        <w:t>x</w:t>
      </w:r>
    </w:p>
    <w:p w14:paraId="3ADD95B2" w14:textId="3CE6283C" w:rsidR="00847C33" w:rsidRDefault="00D3260E" w:rsidP="00BC20B7">
      <w:pPr>
        <w:rPr>
          <w:rFonts w:ascii="Verdana" w:hAnsi="Verdana"/>
          <w:sz w:val="18"/>
          <w:szCs w:val="18"/>
        </w:rPr>
      </w:pPr>
      <w:r>
        <w:rPr>
          <w:noProof/>
          <w:lang w:eastAsia="nl-NL"/>
        </w:rPr>
        <w:lastRenderedPageBreak/>
        <w:drawing>
          <wp:anchor distT="0" distB="0" distL="114300" distR="114300" simplePos="0" relativeHeight="251662336" behindDoc="0" locked="0" layoutInCell="1" allowOverlap="1" wp14:anchorId="4C214DB1" wp14:editId="6472C394">
            <wp:simplePos x="0" y="0"/>
            <wp:positionH relativeFrom="column">
              <wp:posOffset>719455</wp:posOffset>
            </wp:positionH>
            <wp:positionV relativeFrom="paragraph">
              <wp:posOffset>10160</wp:posOffset>
            </wp:positionV>
            <wp:extent cx="3248025" cy="2619374"/>
            <wp:effectExtent l="0" t="0" r="0" b="0"/>
            <wp:wrapSquare wrapText="bothSides"/>
            <wp:docPr id="334" name="Afbeelding 334" descr="Afbeelding met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Afbeelding 334" descr="Afbeelding met diagram&#10;&#10;Automatisch gegenereerde beschrijving"/>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248025" cy="2619374"/>
                    </a:xfrm>
                    <a:prstGeom prst="rect">
                      <a:avLst/>
                    </a:prstGeom>
                  </pic:spPr>
                </pic:pic>
              </a:graphicData>
            </a:graphic>
          </wp:anchor>
        </w:drawing>
      </w:r>
    </w:p>
    <w:p w14:paraId="38024011" w14:textId="77777777" w:rsidR="00876B62" w:rsidRDefault="00876B62" w:rsidP="00BC20B7">
      <w:pPr>
        <w:rPr>
          <w:noProof/>
        </w:rPr>
      </w:pPr>
    </w:p>
    <w:p w14:paraId="1C12B606" w14:textId="28C45F8B" w:rsidR="00876B62" w:rsidRDefault="00876B62" w:rsidP="00BC20B7">
      <w:pPr>
        <w:rPr>
          <w:noProof/>
        </w:rPr>
      </w:pPr>
    </w:p>
    <w:p w14:paraId="1B371E8C" w14:textId="77777777" w:rsidR="00876B62" w:rsidRDefault="00876B62" w:rsidP="00BC20B7">
      <w:pPr>
        <w:rPr>
          <w:noProof/>
        </w:rPr>
      </w:pPr>
    </w:p>
    <w:p w14:paraId="6A0EDC76" w14:textId="77777777" w:rsidR="00876B62" w:rsidRDefault="00876B62" w:rsidP="00BC20B7">
      <w:pPr>
        <w:rPr>
          <w:noProof/>
        </w:rPr>
      </w:pPr>
    </w:p>
    <w:p w14:paraId="61913DE3" w14:textId="77777777" w:rsidR="00876B62" w:rsidRDefault="00876B62" w:rsidP="00BC20B7">
      <w:pPr>
        <w:rPr>
          <w:noProof/>
        </w:rPr>
      </w:pPr>
    </w:p>
    <w:p w14:paraId="4AA8F00A" w14:textId="77777777" w:rsidR="00876B62" w:rsidRDefault="00876B62" w:rsidP="00BC20B7">
      <w:pPr>
        <w:rPr>
          <w:noProof/>
        </w:rPr>
      </w:pPr>
    </w:p>
    <w:p w14:paraId="77F27D8A" w14:textId="77777777" w:rsidR="00876B62" w:rsidRDefault="00876B62" w:rsidP="00BC20B7">
      <w:pPr>
        <w:rPr>
          <w:noProof/>
        </w:rPr>
      </w:pPr>
    </w:p>
    <w:p w14:paraId="6D3E8B55" w14:textId="77777777" w:rsidR="00876B62" w:rsidRDefault="00876B62" w:rsidP="00BC20B7">
      <w:pPr>
        <w:rPr>
          <w:noProof/>
        </w:rPr>
      </w:pPr>
    </w:p>
    <w:p w14:paraId="692F919E" w14:textId="40B99EAB" w:rsidR="00876B62" w:rsidRDefault="00876B62" w:rsidP="00BC20B7">
      <w:pPr>
        <w:rPr>
          <w:noProof/>
        </w:rPr>
      </w:pPr>
    </w:p>
    <w:p w14:paraId="4AD2CB67" w14:textId="77777777" w:rsidR="00876B62" w:rsidRDefault="00876B62" w:rsidP="00BC20B7">
      <w:pPr>
        <w:rPr>
          <w:noProof/>
        </w:rPr>
      </w:pPr>
    </w:p>
    <w:p w14:paraId="4FB6F8E8" w14:textId="7D1D93F1" w:rsidR="00847C33" w:rsidRDefault="00876B62" w:rsidP="00BC20B7">
      <w:pPr>
        <w:rPr>
          <w:i/>
          <w:iCs/>
          <w:noProof/>
        </w:rPr>
      </w:pPr>
      <w:r w:rsidRPr="00876B62">
        <w:rPr>
          <w:i/>
          <w:iCs/>
          <w:noProof/>
        </w:rPr>
        <w:t>Figuur x:  Verbindingsweg direct, indirect, semi-direct en rangeerbaan</w:t>
      </w:r>
    </w:p>
    <w:p w14:paraId="72C16EA5" w14:textId="4162C500" w:rsidR="008B62F7" w:rsidRDefault="008B62F7" w:rsidP="00BC20B7">
      <w:pPr>
        <w:rPr>
          <w:rFonts w:ascii="Verdana" w:hAnsi="Verdana"/>
          <w:i/>
          <w:iCs/>
          <w:sz w:val="18"/>
          <w:szCs w:val="18"/>
        </w:rPr>
      </w:pPr>
    </w:p>
    <w:p w14:paraId="052C588F" w14:textId="114E2B56" w:rsidR="00936711" w:rsidRDefault="00936711" w:rsidP="00BC20B7">
      <w:pPr>
        <w:rPr>
          <w:rFonts w:ascii="Verdana" w:hAnsi="Verdana"/>
          <w:i/>
          <w:iCs/>
          <w:sz w:val="18"/>
          <w:szCs w:val="18"/>
        </w:rPr>
      </w:pPr>
    </w:p>
    <w:p w14:paraId="7EE13D5B" w14:textId="55A6C330" w:rsidR="00936711" w:rsidRPr="00876B62" w:rsidRDefault="00936711" w:rsidP="00BC20B7">
      <w:pPr>
        <w:rPr>
          <w:rFonts w:ascii="Verdana" w:hAnsi="Verdana"/>
          <w:i/>
          <w:iCs/>
          <w:sz w:val="18"/>
          <w:szCs w:val="18"/>
        </w:rPr>
      </w:pPr>
    </w:p>
    <w:p w14:paraId="3028A872" w14:textId="2361C91D" w:rsidR="00AB72C3" w:rsidRDefault="00BC20B7" w:rsidP="00AB72C3">
      <w:pPr>
        <w:pStyle w:val="Kop2"/>
        <w:numPr>
          <w:ilvl w:val="1"/>
          <w:numId w:val="17"/>
        </w:numPr>
        <w:ind w:hanging="720"/>
      </w:pPr>
      <w:bookmarkStart w:id="12" w:name="_Toc171083991"/>
      <w:r w:rsidRPr="00BC20B7">
        <w:t xml:space="preserve">Verbindingsweg </w:t>
      </w:r>
      <w:r>
        <w:t>in</w:t>
      </w:r>
      <w:r w:rsidRPr="00BC20B7">
        <w:t>direct</w:t>
      </w:r>
      <w:r w:rsidR="00AB72C3">
        <w:t xml:space="preserve"> (baansubsoort VBI)</w:t>
      </w:r>
      <w:bookmarkEnd w:id="12"/>
    </w:p>
    <w:p w14:paraId="68AC5BED" w14:textId="75A303EE" w:rsidR="004528BE" w:rsidRDefault="004F11D3" w:rsidP="00BF3809">
      <w:pPr>
        <w:rPr>
          <w:rFonts w:ascii="Verdana" w:hAnsi="Verdana"/>
          <w:sz w:val="18"/>
          <w:szCs w:val="18"/>
        </w:rPr>
      </w:pPr>
      <w:r>
        <w:rPr>
          <w:rFonts w:ascii="Verdana" w:hAnsi="Verdana"/>
          <w:sz w:val="18"/>
          <w:szCs w:val="18"/>
        </w:rPr>
        <w:t>C</w:t>
      </w:r>
      <w:r w:rsidR="00BF3809" w:rsidRPr="00BF3809">
        <w:rPr>
          <w:rFonts w:ascii="Verdana" w:hAnsi="Verdana"/>
          <w:sz w:val="18"/>
          <w:szCs w:val="18"/>
        </w:rPr>
        <w:t>irkelvormige verbindingsweg in een</w:t>
      </w:r>
      <w:r w:rsidR="00BF3809">
        <w:rPr>
          <w:rFonts w:ascii="Verdana" w:hAnsi="Verdana"/>
          <w:sz w:val="18"/>
          <w:szCs w:val="18"/>
        </w:rPr>
        <w:t xml:space="preserve"> </w:t>
      </w:r>
      <w:r w:rsidR="00BF3809" w:rsidRPr="00BF3809">
        <w:rPr>
          <w:rFonts w:ascii="Verdana" w:hAnsi="Verdana"/>
          <w:sz w:val="18"/>
          <w:szCs w:val="18"/>
        </w:rPr>
        <w:t xml:space="preserve">ongelijkvloerskruispunt. Synoniem: Lus. </w:t>
      </w:r>
    </w:p>
    <w:p w14:paraId="7FC7C5B0" w14:textId="4A0EFA4F" w:rsidR="004528BE" w:rsidRDefault="004528BE" w:rsidP="00BF3809">
      <w:pPr>
        <w:rPr>
          <w:rFonts w:ascii="Verdana" w:hAnsi="Verdana"/>
          <w:sz w:val="18"/>
          <w:szCs w:val="18"/>
        </w:rPr>
      </w:pPr>
      <w:r w:rsidRPr="004528BE">
        <w:rPr>
          <w:rFonts w:ascii="Verdana" w:hAnsi="Verdana"/>
          <w:sz w:val="18"/>
          <w:szCs w:val="18"/>
        </w:rPr>
        <w:t>Een verbindingsweg met een krappe boog en een driekwart (indirecte) draai</w:t>
      </w:r>
      <w:r>
        <w:rPr>
          <w:rFonts w:ascii="Verdana" w:hAnsi="Verdana"/>
          <w:sz w:val="18"/>
          <w:szCs w:val="18"/>
        </w:rPr>
        <w:t xml:space="preserve"> (bron CROW)</w:t>
      </w:r>
      <w:r w:rsidRPr="004528BE">
        <w:rPr>
          <w:rFonts w:ascii="Verdana" w:hAnsi="Verdana"/>
          <w:sz w:val="18"/>
          <w:szCs w:val="18"/>
        </w:rPr>
        <w:t>.</w:t>
      </w:r>
    </w:p>
    <w:p w14:paraId="1C7D5D4F" w14:textId="77777777" w:rsidR="004528BE" w:rsidRDefault="004528BE" w:rsidP="00BF3809">
      <w:pPr>
        <w:rPr>
          <w:rFonts w:ascii="Verdana" w:hAnsi="Verdana"/>
          <w:sz w:val="18"/>
          <w:szCs w:val="18"/>
        </w:rPr>
      </w:pPr>
    </w:p>
    <w:p w14:paraId="1DEA5FD8" w14:textId="2DF7F4F6" w:rsidR="008B62F7" w:rsidRPr="00BF3809" w:rsidRDefault="00BF3809" w:rsidP="00BF3809">
      <w:pPr>
        <w:rPr>
          <w:rFonts w:ascii="Verdana" w:hAnsi="Verdana"/>
          <w:sz w:val="18"/>
          <w:szCs w:val="18"/>
        </w:rPr>
      </w:pPr>
      <w:r w:rsidRPr="00BF3809">
        <w:rPr>
          <w:rFonts w:ascii="Verdana" w:hAnsi="Verdana"/>
          <w:sz w:val="18"/>
          <w:szCs w:val="18"/>
        </w:rPr>
        <w:t xml:space="preserve">Zie figuur </w:t>
      </w:r>
      <w:r w:rsidR="002C6D73">
        <w:rPr>
          <w:rFonts w:ascii="Verdana" w:hAnsi="Verdana"/>
          <w:sz w:val="18"/>
          <w:szCs w:val="18"/>
        </w:rPr>
        <w:t>x</w:t>
      </w:r>
      <w:r w:rsidRPr="00BF3809">
        <w:rPr>
          <w:rFonts w:ascii="Verdana" w:hAnsi="Verdana"/>
          <w:sz w:val="18"/>
          <w:szCs w:val="18"/>
        </w:rPr>
        <w:t>.</w:t>
      </w:r>
    </w:p>
    <w:p w14:paraId="3D1DC41E" w14:textId="5FD5D559" w:rsidR="00BB1B8B" w:rsidRDefault="00BC20B7" w:rsidP="008A1008">
      <w:pPr>
        <w:pStyle w:val="Kop2"/>
        <w:numPr>
          <w:ilvl w:val="1"/>
          <w:numId w:val="17"/>
        </w:numPr>
        <w:ind w:hanging="720"/>
      </w:pPr>
      <w:bookmarkStart w:id="13" w:name="_Toc171083992"/>
      <w:r w:rsidRPr="00BC20B7">
        <w:t xml:space="preserve">Verbindingsweg </w:t>
      </w:r>
      <w:r>
        <w:t>semi-</w:t>
      </w:r>
      <w:r w:rsidRPr="00BC20B7">
        <w:t>direct</w:t>
      </w:r>
      <w:r w:rsidR="00AB72C3">
        <w:t xml:space="preserve"> (baansubsoort VBS)</w:t>
      </w:r>
      <w:bookmarkEnd w:id="13"/>
    </w:p>
    <w:p w14:paraId="42C89464" w14:textId="77777777" w:rsidR="00C57449" w:rsidRPr="00C57449" w:rsidRDefault="00C57449" w:rsidP="00C57449"/>
    <w:p w14:paraId="04635C5A" w14:textId="6D7E5C7D" w:rsidR="00BB1B8B" w:rsidRDefault="00BB1B8B" w:rsidP="00BB1B8B">
      <w:pPr>
        <w:rPr>
          <w:rFonts w:ascii="Verdana" w:eastAsia="Verdana" w:hAnsi="Verdana" w:cs="TimesNewRoman"/>
          <w:sz w:val="18"/>
        </w:rPr>
      </w:pPr>
      <w:r w:rsidRPr="00BB1B8B">
        <w:rPr>
          <w:rFonts w:ascii="Verdana" w:eastAsia="Verdana" w:hAnsi="Verdana" w:cs="TimesNewRoman"/>
          <w:sz w:val="18"/>
        </w:rPr>
        <w:t>Een semi-directe verbindingsweg is een verbindingsweg met een kwart draai achterlangs de ongelijkvloerse kruising van de twee doorgaande rijbanen</w:t>
      </w:r>
      <w:r>
        <w:rPr>
          <w:rFonts w:ascii="Verdana" w:eastAsia="Verdana" w:hAnsi="Verdana" w:cs="TimesNewRoman"/>
          <w:sz w:val="18"/>
        </w:rPr>
        <w:t xml:space="preserve"> (bron CROW)</w:t>
      </w:r>
      <w:r w:rsidRPr="00BB1B8B">
        <w:rPr>
          <w:rFonts w:ascii="Verdana" w:eastAsia="Verdana" w:hAnsi="Verdana" w:cs="TimesNewRoman"/>
          <w:sz w:val="18"/>
        </w:rPr>
        <w:t>.</w:t>
      </w:r>
    </w:p>
    <w:p w14:paraId="585D58A6" w14:textId="4D919910" w:rsidR="002C6D73" w:rsidRPr="002C6D73" w:rsidRDefault="00FE5E19" w:rsidP="002C6D73">
      <w:pPr>
        <w:rPr>
          <w:rFonts w:ascii="Verdana" w:hAnsi="Verdana"/>
          <w:sz w:val="18"/>
          <w:szCs w:val="20"/>
        </w:rPr>
      </w:pPr>
      <w:r w:rsidRPr="00D9105B">
        <w:rPr>
          <w:rFonts w:ascii="Verdana" w:eastAsia="Verdana" w:hAnsi="Verdana" w:cs="TimesNewRoman"/>
          <w:sz w:val="18"/>
        </w:rPr>
        <w:t xml:space="preserve">Zie figuur </w:t>
      </w:r>
      <w:r>
        <w:rPr>
          <w:rFonts w:ascii="Verdana" w:eastAsia="Verdana" w:hAnsi="Verdana" w:cs="TimesNewRoman"/>
          <w:sz w:val="18"/>
        </w:rPr>
        <w:t>x</w:t>
      </w:r>
      <w:r w:rsidRPr="00D9105B">
        <w:rPr>
          <w:rFonts w:ascii="Verdana" w:eastAsia="Verdana" w:hAnsi="Verdana" w:cs="TimesNewRoman"/>
          <w:sz w:val="18"/>
        </w:rPr>
        <w:t>.</w:t>
      </w:r>
    </w:p>
    <w:p w14:paraId="569A86A0" w14:textId="6CEBEBE4" w:rsidR="00AB72C3" w:rsidRDefault="00BC20B7" w:rsidP="00AB72C3">
      <w:pPr>
        <w:pStyle w:val="Kop2"/>
        <w:numPr>
          <w:ilvl w:val="1"/>
          <w:numId w:val="17"/>
        </w:numPr>
        <w:ind w:hanging="720"/>
      </w:pPr>
      <w:bookmarkStart w:id="14" w:name="_Toc171083993"/>
      <w:r w:rsidRPr="00BC20B7">
        <w:t xml:space="preserve">Verbindingsweg </w:t>
      </w:r>
      <w:r>
        <w:t>rangeerbaan</w:t>
      </w:r>
      <w:r w:rsidR="00AB72C3">
        <w:t xml:space="preserve"> (baansubsoort VBR)</w:t>
      </w:r>
      <w:bookmarkEnd w:id="14"/>
    </w:p>
    <w:p w14:paraId="450F4BD5" w14:textId="065FFA6F" w:rsidR="00170EB1" w:rsidRDefault="004D73BA" w:rsidP="00FE5E19">
      <w:pPr>
        <w:rPr>
          <w:rFonts w:ascii="Verdana" w:eastAsia="Verdana" w:hAnsi="Verdana" w:cs="TimesNewRoman"/>
          <w:sz w:val="18"/>
        </w:rPr>
      </w:pPr>
      <w:r w:rsidRPr="004D73BA">
        <w:rPr>
          <w:rFonts w:ascii="Verdana" w:eastAsia="Verdana" w:hAnsi="Verdana" w:cs="TimesNewRoman"/>
          <w:sz w:val="18"/>
        </w:rPr>
        <w:t xml:space="preserve">Verkeerdragende baan ter plaatse van een knooppunt of aansluiting, evenwijdig lopend aan een hoofdrijbaan en beginnend en eindigend op die hoofdrijbaan, en waarop invoeg-, uitrij- en weefbewegingen kunnen plaatsvinden. </w:t>
      </w:r>
    </w:p>
    <w:p w14:paraId="109CB04C" w14:textId="77777777" w:rsidR="00170EB1" w:rsidRPr="00170EB1" w:rsidRDefault="00170EB1" w:rsidP="00170EB1">
      <w:pPr>
        <w:rPr>
          <w:rFonts w:ascii="Verdana" w:eastAsia="Verdana" w:hAnsi="Verdana" w:cs="TimesNewRoman"/>
          <w:sz w:val="18"/>
        </w:rPr>
      </w:pPr>
    </w:p>
    <w:p w14:paraId="1A02D27B" w14:textId="03A6A60D" w:rsidR="00170EB1" w:rsidRDefault="00170EB1" w:rsidP="00170EB1">
      <w:pPr>
        <w:rPr>
          <w:rFonts w:ascii="Verdana" w:eastAsia="Verdana" w:hAnsi="Verdana" w:cs="TimesNewRoman"/>
          <w:sz w:val="18"/>
        </w:rPr>
      </w:pPr>
      <w:r w:rsidRPr="00170EB1">
        <w:rPr>
          <w:rFonts w:ascii="Verdana" w:eastAsia="Verdana" w:hAnsi="Verdana" w:cs="TimesNewRoman"/>
          <w:sz w:val="18"/>
        </w:rPr>
        <w:t>Een rangeerbaan is een rijbaan ter plaatse van een knooppunt of aansluiting, evenwijdig lopend aan een hoofdrijbaan en beginnend en eindigend op die hoofdrijbaan en waarop invoeg- uitvoeg- en weefbewegingen kunnen plaatsvinden. Een rangeerbaan beperkt zich tot een knooppunt of aansluiting</w:t>
      </w:r>
      <w:r>
        <w:rPr>
          <w:rFonts w:ascii="Verdana" w:eastAsia="Verdana" w:hAnsi="Verdana" w:cs="TimesNewRoman"/>
          <w:sz w:val="18"/>
        </w:rPr>
        <w:t xml:space="preserve"> (Bron CROW)</w:t>
      </w:r>
      <w:r w:rsidR="005F7DB7">
        <w:rPr>
          <w:rFonts w:ascii="Verdana" w:eastAsia="Verdana" w:hAnsi="Verdana" w:cs="TimesNewRoman"/>
          <w:sz w:val="18"/>
        </w:rPr>
        <w:t>.</w:t>
      </w:r>
    </w:p>
    <w:p w14:paraId="1BEEEB71" w14:textId="729EC095" w:rsidR="005F7DB7" w:rsidRDefault="005F7DB7" w:rsidP="005F7DB7">
      <w:pPr>
        <w:rPr>
          <w:rFonts w:ascii="Verdana" w:hAnsi="Verdana"/>
          <w:sz w:val="18"/>
          <w:szCs w:val="20"/>
        </w:rPr>
      </w:pPr>
      <w:r>
        <w:rPr>
          <w:rFonts w:ascii="Verdana" w:hAnsi="Verdana"/>
          <w:sz w:val="18"/>
          <w:szCs w:val="20"/>
        </w:rPr>
        <w:t xml:space="preserve">Een weg die twee wegvakken verbindt, en </w:t>
      </w:r>
      <w:r w:rsidRPr="008973B3">
        <w:rPr>
          <w:rFonts w:ascii="Verdana" w:hAnsi="Verdana"/>
          <w:sz w:val="18"/>
          <w:szCs w:val="20"/>
        </w:rPr>
        <w:t>begint en eindigt op een weg met hetzelfde wegnummer</w:t>
      </w:r>
      <w:r>
        <w:rPr>
          <w:rFonts w:ascii="Verdana" w:hAnsi="Verdana"/>
          <w:sz w:val="18"/>
          <w:szCs w:val="20"/>
        </w:rPr>
        <w:t xml:space="preserve">, en de wegen zijn </w:t>
      </w:r>
      <w:r w:rsidRPr="00253211">
        <w:rPr>
          <w:rFonts w:ascii="Verdana" w:hAnsi="Verdana"/>
          <w:sz w:val="18"/>
          <w:szCs w:val="20"/>
          <w:u w:val="single"/>
        </w:rPr>
        <w:t>gehectometreerd</w:t>
      </w:r>
      <w:r>
        <w:rPr>
          <w:rFonts w:ascii="Verdana" w:hAnsi="Verdana"/>
          <w:sz w:val="18"/>
          <w:szCs w:val="20"/>
        </w:rPr>
        <w:t xml:space="preserve"> dan krijgt dit wegvak de BST code VBR. </w:t>
      </w:r>
    </w:p>
    <w:p w14:paraId="37CB0041" w14:textId="17409C07" w:rsidR="005F7DB7" w:rsidRDefault="005F7DB7" w:rsidP="005F7DB7">
      <w:pPr>
        <w:rPr>
          <w:rFonts w:ascii="Verdana" w:hAnsi="Verdana"/>
          <w:sz w:val="18"/>
          <w:szCs w:val="20"/>
        </w:rPr>
      </w:pPr>
    </w:p>
    <w:p w14:paraId="786562BA" w14:textId="77777777" w:rsidR="005F7DB7" w:rsidRDefault="005F7DB7" w:rsidP="005F7DB7">
      <w:pPr>
        <w:rPr>
          <w:rFonts w:ascii="Verdana" w:hAnsi="Verdana"/>
          <w:sz w:val="18"/>
          <w:szCs w:val="20"/>
        </w:rPr>
      </w:pPr>
    </w:p>
    <w:p w14:paraId="648967CA" w14:textId="24AE8652" w:rsidR="005F7DB7" w:rsidRDefault="005F7DB7" w:rsidP="005F7DB7">
      <w:pPr>
        <w:rPr>
          <w:rFonts w:ascii="Verdana" w:hAnsi="Verdana"/>
          <w:sz w:val="18"/>
          <w:szCs w:val="20"/>
        </w:rPr>
      </w:pPr>
    </w:p>
    <w:p w14:paraId="3717824F" w14:textId="77777777" w:rsidR="005F7DB7" w:rsidRDefault="005F7DB7" w:rsidP="00170EB1">
      <w:pPr>
        <w:rPr>
          <w:rFonts w:ascii="Verdana" w:eastAsia="Verdana" w:hAnsi="Verdana" w:cs="TimesNewRoman"/>
          <w:sz w:val="18"/>
        </w:rPr>
      </w:pPr>
    </w:p>
    <w:p w14:paraId="0DC76F1F" w14:textId="15FFFC1F" w:rsidR="006842B9" w:rsidRDefault="006842B9" w:rsidP="00170EB1">
      <w:pPr>
        <w:rPr>
          <w:rFonts w:ascii="Verdana" w:eastAsia="Verdana" w:hAnsi="Verdana" w:cs="TimesNewRoman"/>
          <w:sz w:val="18"/>
        </w:rPr>
      </w:pPr>
    </w:p>
    <w:p w14:paraId="634E807C" w14:textId="76712037" w:rsidR="006842B9" w:rsidRDefault="006842B9" w:rsidP="00170EB1">
      <w:pPr>
        <w:rPr>
          <w:rFonts w:ascii="Verdana" w:eastAsia="Verdana" w:hAnsi="Verdana" w:cs="TimesNewRoman"/>
          <w:sz w:val="18"/>
        </w:rPr>
      </w:pPr>
    </w:p>
    <w:p w14:paraId="46331599" w14:textId="77777777" w:rsidR="00170EB1" w:rsidRDefault="00170EB1" w:rsidP="00FE5E19">
      <w:pPr>
        <w:rPr>
          <w:rFonts w:ascii="Verdana" w:eastAsia="Verdana" w:hAnsi="Verdana" w:cs="TimesNewRoman"/>
          <w:sz w:val="18"/>
        </w:rPr>
      </w:pPr>
    </w:p>
    <w:p w14:paraId="47BA389F" w14:textId="5C73758B" w:rsidR="00AB72C3" w:rsidRDefault="00BC20B7" w:rsidP="00AB72C3">
      <w:pPr>
        <w:pStyle w:val="Kop2"/>
        <w:numPr>
          <w:ilvl w:val="1"/>
          <w:numId w:val="17"/>
        </w:numPr>
        <w:ind w:hanging="720"/>
      </w:pPr>
      <w:bookmarkStart w:id="15" w:name="_Toc171083994"/>
      <w:r w:rsidRPr="00BC20B7">
        <w:t xml:space="preserve">Verbindingsweg </w:t>
      </w:r>
      <w:r>
        <w:t>kortsluitend</w:t>
      </w:r>
      <w:r w:rsidR="00AB72C3">
        <w:t xml:space="preserve"> (baansubsoort VB</w:t>
      </w:r>
      <w:r w:rsidR="00583D9F">
        <w:t>K</w:t>
      </w:r>
      <w:r w:rsidR="00AB72C3">
        <w:t>)</w:t>
      </w:r>
      <w:bookmarkEnd w:id="15"/>
    </w:p>
    <w:p w14:paraId="46BB021A" w14:textId="22A47469" w:rsidR="00647A52" w:rsidRPr="004B7F3E" w:rsidRDefault="004B7F3E" w:rsidP="00647A52">
      <w:pPr>
        <w:rPr>
          <w:rFonts w:ascii="Verdana" w:hAnsi="Verdana"/>
          <w:sz w:val="18"/>
          <w:szCs w:val="20"/>
        </w:rPr>
      </w:pPr>
      <w:r w:rsidRPr="004B7F3E">
        <w:rPr>
          <w:rFonts w:ascii="Verdana" w:hAnsi="Verdana"/>
          <w:sz w:val="18"/>
          <w:szCs w:val="20"/>
        </w:rPr>
        <w:t xml:space="preserve">Verbindingsweg </w:t>
      </w:r>
      <w:r w:rsidR="00D41235">
        <w:rPr>
          <w:rFonts w:ascii="Verdana" w:hAnsi="Verdana"/>
          <w:sz w:val="18"/>
          <w:szCs w:val="20"/>
        </w:rPr>
        <w:t>die</w:t>
      </w:r>
      <w:r w:rsidRPr="004B7F3E">
        <w:rPr>
          <w:rFonts w:ascii="Verdana" w:hAnsi="Verdana"/>
          <w:sz w:val="18"/>
          <w:szCs w:val="20"/>
        </w:rPr>
        <w:t xml:space="preserve"> twee verbindingswegen of een verbindingsweg en een hoofdrijbaan met elkaar verbindt.</w:t>
      </w:r>
    </w:p>
    <w:p w14:paraId="5F9601DA" w14:textId="23D1038C" w:rsidR="00AB72C3" w:rsidRDefault="00BC20B7" w:rsidP="00AB72C3">
      <w:pPr>
        <w:pStyle w:val="Kop2"/>
        <w:numPr>
          <w:ilvl w:val="1"/>
          <w:numId w:val="17"/>
        </w:numPr>
        <w:ind w:hanging="720"/>
      </w:pPr>
      <w:bookmarkStart w:id="16" w:name="_Toc171083995"/>
      <w:r w:rsidRPr="00BC20B7">
        <w:t xml:space="preserve">Verbindingsweg </w:t>
      </w:r>
      <w:r>
        <w:t>overig</w:t>
      </w:r>
      <w:r w:rsidR="00AB72C3">
        <w:t xml:space="preserve"> (baansubsoort VB</w:t>
      </w:r>
      <w:r w:rsidR="00583D9F">
        <w:t>W</w:t>
      </w:r>
      <w:r w:rsidR="00AB72C3">
        <w:t>)</w:t>
      </w:r>
      <w:bookmarkEnd w:id="16"/>
    </w:p>
    <w:p w14:paraId="7E0D9701" w14:textId="77777777" w:rsidR="00D87409" w:rsidRDefault="00D87409" w:rsidP="00D87409">
      <w:pPr>
        <w:rPr>
          <w:rFonts w:ascii="Verdana" w:hAnsi="Verdana"/>
          <w:b/>
          <w:bCs/>
          <w:sz w:val="18"/>
          <w:szCs w:val="20"/>
        </w:rPr>
      </w:pPr>
    </w:p>
    <w:p w14:paraId="3FE3C442" w14:textId="3CAE194E" w:rsidR="00D87409" w:rsidRPr="00D87409" w:rsidRDefault="00D87409" w:rsidP="00D87409">
      <w:pPr>
        <w:rPr>
          <w:rFonts w:ascii="Verdana" w:hAnsi="Verdana"/>
          <w:b/>
          <w:bCs/>
          <w:sz w:val="18"/>
          <w:szCs w:val="20"/>
        </w:rPr>
      </w:pPr>
      <w:r w:rsidRPr="00D87409">
        <w:rPr>
          <w:rFonts w:ascii="Verdana" w:hAnsi="Verdana"/>
          <w:b/>
          <w:bCs/>
          <w:sz w:val="18"/>
          <w:szCs w:val="20"/>
        </w:rPr>
        <w:t>Beschrijving</w:t>
      </w:r>
    </w:p>
    <w:p w14:paraId="4E66419E" w14:textId="6A67011D" w:rsidR="00185D36" w:rsidRDefault="00DA0AD4" w:rsidP="00DE52E7">
      <w:pPr>
        <w:rPr>
          <w:rFonts w:ascii="Verdana" w:hAnsi="Verdana"/>
          <w:sz w:val="18"/>
          <w:szCs w:val="20"/>
        </w:rPr>
      </w:pPr>
      <w:r w:rsidRPr="00DE52E7">
        <w:rPr>
          <w:rFonts w:ascii="Verdana" w:hAnsi="Verdana"/>
          <w:sz w:val="18"/>
          <w:szCs w:val="20"/>
        </w:rPr>
        <w:t>Verbindingsweg, zijnde geen of een combinatie van de andere subtypen van een verbindingsweg.</w:t>
      </w:r>
    </w:p>
    <w:p w14:paraId="21114EEC" w14:textId="6A2E0505" w:rsidR="00A80259" w:rsidRDefault="00A80259" w:rsidP="008973B3">
      <w:pPr>
        <w:rPr>
          <w:rFonts w:ascii="Verdana" w:hAnsi="Verdana"/>
          <w:sz w:val="18"/>
          <w:szCs w:val="20"/>
        </w:rPr>
      </w:pPr>
      <w:r>
        <w:rPr>
          <w:rFonts w:ascii="Verdana" w:hAnsi="Verdana"/>
          <w:sz w:val="18"/>
          <w:szCs w:val="20"/>
        </w:rPr>
        <w:t xml:space="preserve">Om de capaciteit van rotondes te vergroten worden rotondes vaak voorzien van één of meer bypasses. Daardoor hoeft rechts afslaand verkeer geen gebruik te maken van de rotonde zelf. </w:t>
      </w:r>
      <w:r w:rsidR="0037356B">
        <w:rPr>
          <w:rFonts w:ascii="Verdana" w:hAnsi="Verdana"/>
          <w:sz w:val="18"/>
          <w:szCs w:val="20"/>
        </w:rPr>
        <w:t>Deze bypass wegvakken worden gecodeerd als BST code VBW</w:t>
      </w:r>
    </w:p>
    <w:p w14:paraId="46713799" w14:textId="0ECC8F51" w:rsidR="008973B3" w:rsidRDefault="008973B3" w:rsidP="008973B3">
      <w:pPr>
        <w:rPr>
          <w:rFonts w:ascii="Verdana" w:hAnsi="Verdana"/>
          <w:sz w:val="18"/>
          <w:szCs w:val="20"/>
        </w:rPr>
      </w:pPr>
    </w:p>
    <w:p w14:paraId="0CA2AA34" w14:textId="3AFCFE9B" w:rsidR="00D87409" w:rsidRPr="00DE52E7" w:rsidRDefault="00D87409" w:rsidP="00DE52E7">
      <w:pPr>
        <w:rPr>
          <w:rFonts w:ascii="Verdana" w:hAnsi="Verdana"/>
          <w:sz w:val="18"/>
          <w:szCs w:val="20"/>
        </w:rPr>
      </w:pPr>
    </w:p>
    <w:p w14:paraId="32585F51" w14:textId="1230FCBD" w:rsidR="009C6296" w:rsidRDefault="00147874" w:rsidP="009C6296">
      <w:pPr>
        <w:pStyle w:val="Kop2"/>
        <w:numPr>
          <w:ilvl w:val="1"/>
          <w:numId w:val="17"/>
        </w:numPr>
        <w:ind w:hanging="720"/>
      </w:pPr>
      <w:bookmarkStart w:id="17" w:name="_Toc171083996"/>
      <w:r>
        <w:t>Wisselbaan</w:t>
      </w:r>
      <w:r w:rsidR="009C6296">
        <w:t xml:space="preserve"> (baansubsoort</w:t>
      </w:r>
      <w:r w:rsidR="00D41235">
        <w:t xml:space="preserve"> </w:t>
      </w:r>
      <w:r w:rsidR="001A192E">
        <w:t>WIS</w:t>
      </w:r>
      <w:r w:rsidR="009C6296">
        <w:t>)</w:t>
      </w:r>
      <w:bookmarkEnd w:id="17"/>
    </w:p>
    <w:p w14:paraId="776DCBD3" w14:textId="77777777" w:rsidR="00D87409" w:rsidRDefault="00D87409" w:rsidP="00192632"/>
    <w:p w14:paraId="689673BB" w14:textId="0B11DF64" w:rsidR="00D41235" w:rsidRPr="00F24EA5" w:rsidRDefault="00D41235" w:rsidP="00192632">
      <w:pPr>
        <w:rPr>
          <w:rFonts w:ascii="Verdana" w:hAnsi="Verdana"/>
          <w:b/>
          <w:bCs/>
          <w:color w:val="FF0000"/>
          <w:sz w:val="18"/>
          <w:szCs w:val="20"/>
        </w:rPr>
      </w:pPr>
      <w:r>
        <w:rPr>
          <w:rFonts w:ascii="Verdana" w:hAnsi="Verdana"/>
          <w:b/>
          <w:bCs/>
          <w:sz w:val="18"/>
          <w:szCs w:val="20"/>
        </w:rPr>
        <w:t>Beschrijving</w:t>
      </w:r>
    </w:p>
    <w:p w14:paraId="6E3DCDA8" w14:textId="0875C756" w:rsidR="00D87409" w:rsidRDefault="00D87409" w:rsidP="00D87409">
      <w:pPr>
        <w:rPr>
          <w:rFonts w:ascii="Verdana" w:hAnsi="Verdana"/>
          <w:sz w:val="18"/>
          <w:szCs w:val="20"/>
        </w:rPr>
      </w:pPr>
      <w:r w:rsidRPr="00D87409">
        <w:rPr>
          <w:rFonts w:ascii="Verdana" w:hAnsi="Verdana"/>
          <w:sz w:val="18"/>
          <w:szCs w:val="20"/>
        </w:rPr>
        <w:t>Een wissel</w:t>
      </w:r>
      <w:r w:rsidR="002434DE">
        <w:rPr>
          <w:rFonts w:ascii="Verdana" w:hAnsi="Verdana"/>
          <w:sz w:val="18"/>
          <w:szCs w:val="20"/>
        </w:rPr>
        <w:t>baan</w:t>
      </w:r>
      <w:r w:rsidRPr="00D87409">
        <w:rPr>
          <w:rFonts w:ascii="Verdana" w:hAnsi="Verdana"/>
          <w:sz w:val="18"/>
          <w:szCs w:val="20"/>
        </w:rPr>
        <w:t xml:space="preserve"> is een rij</w:t>
      </w:r>
      <w:r w:rsidR="002434DE">
        <w:rPr>
          <w:rFonts w:ascii="Verdana" w:hAnsi="Verdana"/>
          <w:sz w:val="18"/>
          <w:szCs w:val="20"/>
        </w:rPr>
        <w:t>baan</w:t>
      </w:r>
      <w:r w:rsidRPr="00D87409">
        <w:rPr>
          <w:rFonts w:ascii="Verdana" w:hAnsi="Verdana"/>
          <w:sz w:val="18"/>
          <w:szCs w:val="20"/>
        </w:rPr>
        <w:t xml:space="preserve"> die afhankelijk van de drukte geopend wordt voor een bepaalde rijrichting. Een </w:t>
      </w:r>
      <w:r w:rsidR="002434DE" w:rsidRPr="00D87409">
        <w:rPr>
          <w:rFonts w:ascii="Verdana" w:hAnsi="Verdana"/>
          <w:sz w:val="18"/>
          <w:szCs w:val="20"/>
        </w:rPr>
        <w:t>wissel</w:t>
      </w:r>
      <w:r w:rsidR="002434DE">
        <w:rPr>
          <w:rFonts w:ascii="Verdana" w:hAnsi="Verdana"/>
          <w:sz w:val="18"/>
          <w:szCs w:val="20"/>
        </w:rPr>
        <w:t>baan</w:t>
      </w:r>
      <w:r w:rsidR="002434DE" w:rsidRPr="00D87409">
        <w:rPr>
          <w:rFonts w:ascii="Verdana" w:hAnsi="Verdana"/>
          <w:sz w:val="18"/>
          <w:szCs w:val="20"/>
        </w:rPr>
        <w:t xml:space="preserve"> </w:t>
      </w:r>
      <w:r w:rsidRPr="00D87409">
        <w:rPr>
          <w:rFonts w:ascii="Verdana" w:hAnsi="Verdana"/>
          <w:sz w:val="18"/>
          <w:szCs w:val="20"/>
        </w:rPr>
        <w:t>is daarmee een benuttingsmaatregel; alleen tijdens het piekuur is vanwege het verkeersaanbod tijdelijk extra infrastructuur nodig, die afhankelijk van avond- of ochtendpiek van richting kan veranderen.</w:t>
      </w:r>
    </w:p>
    <w:p w14:paraId="0D27F019" w14:textId="1466AA55" w:rsidR="00D41235" w:rsidRPr="00D41235" w:rsidRDefault="00D41235" w:rsidP="00D87409">
      <w:pPr>
        <w:rPr>
          <w:rFonts w:ascii="Verdana" w:hAnsi="Verdana"/>
          <w:sz w:val="18"/>
          <w:szCs w:val="20"/>
        </w:rPr>
      </w:pPr>
      <w:r>
        <w:rPr>
          <w:rFonts w:ascii="Verdana" w:hAnsi="Verdana"/>
          <w:b/>
          <w:bCs/>
          <w:sz w:val="18"/>
          <w:szCs w:val="20"/>
        </w:rPr>
        <w:t>Eisen</w:t>
      </w:r>
    </w:p>
    <w:p w14:paraId="5407A64F" w14:textId="34FFDFD2" w:rsidR="00D87409" w:rsidRDefault="009B0DB2" w:rsidP="00D87409">
      <w:pPr>
        <w:rPr>
          <w:rFonts w:ascii="Verdana" w:hAnsi="Verdana"/>
          <w:sz w:val="18"/>
          <w:szCs w:val="20"/>
        </w:rPr>
      </w:pPr>
      <w:r>
        <w:rPr>
          <w:rFonts w:ascii="Verdana" w:hAnsi="Verdana"/>
          <w:sz w:val="18"/>
          <w:szCs w:val="20"/>
        </w:rPr>
        <w:t>Een wisselbaan kan herkend worden aan de volgende kenmerken:</w:t>
      </w:r>
    </w:p>
    <w:p w14:paraId="573A53DA" w14:textId="3076D796" w:rsidR="009B0DB2" w:rsidRDefault="009B0DB2" w:rsidP="009B0DB2">
      <w:pPr>
        <w:pStyle w:val="Lijstalinea"/>
        <w:numPr>
          <w:ilvl w:val="0"/>
          <w:numId w:val="46"/>
        </w:numPr>
        <w:rPr>
          <w:rFonts w:ascii="Verdana" w:hAnsi="Verdana"/>
          <w:sz w:val="18"/>
          <w:szCs w:val="20"/>
        </w:rPr>
      </w:pPr>
      <w:r>
        <w:rPr>
          <w:rFonts w:ascii="Verdana" w:hAnsi="Verdana"/>
          <w:sz w:val="18"/>
          <w:szCs w:val="20"/>
        </w:rPr>
        <w:t>Rijbaan gelegen tussen twee gescheiden rijbanen</w:t>
      </w:r>
    </w:p>
    <w:p w14:paraId="5A395CAC" w14:textId="64BD7A66" w:rsidR="009B0DB2" w:rsidRDefault="009B0DB2" w:rsidP="009B0DB2">
      <w:pPr>
        <w:pStyle w:val="Lijstalinea"/>
        <w:numPr>
          <w:ilvl w:val="0"/>
          <w:numId w:val="46"/>
        </w:numPr>
        <w:rPr>
          <w:rFonts w:ascii="Verdana" w:hAnsi="Verdana"/>
          <w:sz w:val="18"/>
          <w:szCs w:val="20"/>
        </w:rPr>
      </w:pPr>
      <w:r>
        <w:rPr>
          <w:rFonts w:ascii="Verdana" w:hAnsi="Verdana"/>
          <w:sz w:val="18"/>
          <w:szCs w:val="20"/>
        </w:rPr>
        <w:t>Aan beide kanten aansluitingen naar beide rijbanen (dus minimaal 4 aansluitingen)</w:t>
      </w:r>
    </w:p>
    <w:p w14:paraId="4BDA8646" w14:textId="259485C5" w:rsidR="009B0DB2" w:rsidRDefault="009B0DB2" w:rsidP="009B0DB2">
      <w:pPr>
        <w:pStyle w:val="Lijstalinea"/>
        <w:numPr>
          <w:ilvl w:val="0"/>
          <w:numId w:val="46"/>
        </w:numPr>
        <w:rPr>
          <w:rFonts w:ascii="Verdana" w:hAnsi="Verdana"/>
          <w:sz w:val="18"/>
          <w:szCs w:val="20"/>
        </w:rPr>
      </w:pPr>
      <w:r>
        <w:rPr>
          <w:rFonts w:ascii="Verdana" w:hAnsi="Verdana"/>
          <w:sz w:val="18"/>
          <w:szCs w:val="20"/>
        </w:rPr>
        <w:t xml:space="preserve">Obstakels (meestal slagbomen) op de aansluitingen om te voorkomen dat verkeer de wisselbaan kan bereiken vanuit een richting </w:t>
      </w:r>
      <w:r w:rsidR="00AF4FFF">
        <w:rPr>
          <w:rFonts w:ascii="Verdana" w:hAnsi="Verdana"/>
          <w:sz w:val="18"/>
          <w:szCs w:val="20"/>
        </w:rPr>
        <w:t xml:space="preserve">waarvoor </w:t>
      </w:r>
      <w:r>
        <w:rPr>
          <w:rFonts w:ascii="Verdana" w:hAnsi="Verdana"/>
          <w:sz w:val="18"/>
          <w:szCs w:val="20"/>
        </w:rPr>
        <w:t>die gesloten is</w:t>
      </w:r>
    </w:p>
    <w:p w14:paraId="3B9E0EF7" w14:textId="12022712" w:rsidR="009B0DB2" w:rsidRPr="009B0DB2" w:rsidRDefault="009B0DB2" w:rsidP="009B0DB2">
      <w:pPr>
        <w:pStyle w:val="Lijstalinea"/>
        <w:numPr>
          <w:ilvl w:val="0"/>
          <w:numId w:val="46"/>
        </w:numPr>
        <w:rPr>
          <w:rFonts w:ascii="Verdana" w:hAnsi="Verdana"/>
          <w:sz w:val="18"/>
          <w:szCs w:val="20"/>
        </w:rPr>
      </w:pPr>
      <w:r>
        <w:rPr>
          <w:rFonts w:ascii="Verdana" w:hAnsi="Verdana"/>
          <w:sz w:val="18"/>
          <w:szCs w:val="20"/>
        </w:rPr>
        <w:t>Bebording op de doorgaande rijbanen om de weggebruiker te informeren of de wisselbaan in die rijrichting geopend is</w:t>
      </w:r>
    </w:p>
    <w:p w14:paraId="1CA64E40" w14:textId="72E5DD40" w:rsidR="00023782" w:rsidRPr="00B71DEE" w:rsidRDefault="00170FB7" w:rsidP="00192632">
      <w:pPr>
        <w:rPr>
          <w:rFonts w:ascii="Verdana" w:hAnsi="Verdana"/>
          <w:sz w:val="18"/>
          <w:szCs w:val="18"/>
        </w:rPr>
      </w:pPr>
      <w:r w:rsidRPr="00B71DEE">
        <w:rPr>
          <w:rFonts w:ascii="Verdana" w:hAnsi="Verdana"/>
          <w:sz w:val="18"/>
          <w:szCs w:val="18"/>
        </w:rPr>
        <w:t>Een wegvak met BST_CODE=WIS dient ook als rijrichting beide te hebben.</w:t>
      </w:r>
    </w:p>
    <w:p w14:paraId="6ED26C82" w14:textId="77777777" w:rsidR="00AD237F" w:rsidRDefault="00AD237F" w:rsidP="0099311A">
      <w:pPr>
        <w:rPr>
          <w:rFonts w:ascii="Verdana" w:hAnsi="Verdana"/>
          <w:sz w:val="18"/>
          <w:szCs w:val="18"/>
        </w:rPr>
      </w:pPr>
    </w:p>
    <w:p w14:paraId="14B174E5" w14:textId="331834D3" w:rsidR="00E226FD" w:rsidRDefault="00372E17" w:rsidP="00AC6C5F">
      <w:pPr>
        <w:pStyle w:val="Kop1"/>
        <w:numPr>
          <w:ilvl w:val="0"/>
          <w:numId w:val="17"/>
        </w:numPr>
        <w:ind w:hanging="720"/>
      </w:pPr>
      <w:bookmarkStart w:id="18" w:name="_Toc171083997"/>
      <w:r>
        <w:t>Verzorgingsbaan</w:t>
      </w:r>
      <w:r w:rsidR="00837FC5">
        <w:t xml:space="preserve"> (baansoort)</w:t>
      </w:r>
      <w:bookmarkEnd w:id="18"/>
    </w:p>
    <w:p w14:paraId="5EB5054A" w14:textId="77777777" w:rsidR="00E200F9" w:rsidRDefault="00E200F9" w:rsidP="00E200F9">
      <w:pPr>
        <w:rPr>
          <w:rFonts w:ascii="Verdana" w:hAnsi="Verdana"/>
          <w:b/>
          <w:bCs/>
          <w:sz w:val="18"/>
          <w:szCs w:val="18"/>
        </w:rPr>
      </w:pPr>
    </w:p>
    <w:p w14:paraId="7CEF8200" w14:textId="6198E0AA" w:rsidR="00E200F9" w:rsidRDefault="00E200F9" w:rsidP="00E200F9">
      <w:pPr>
        <w:rPr>
          <w:rFonts w:ascii="Verdana" w:hAnsi="Verdana"/>
          <w:b/>
          <w:bCs/>
          <w:sz w:val="18"/>
          <w:szCs w:val="18"/>
        </w:rPr>
      </w:pPr>
      <w:r w:rsidRPr="00E200F9">
        <w:rPr>
          <w:rFonts w:ascii="Verdana" w:hAnsi="Verdana"/>
          <w:b/>
          <w:bCs/>
          <w:sz w:val="18"/>
          <w:szCs w:val="18"/>
        </w:rPr>
        <w:t>Beschrijving</w:t>
      </w:r>
    </w:p>
    <w:p w14:paraId="7A10E040" w14:textId="7477F161" w:rsidR="0077167F" w:rsidRDefault="0077167F" w:rsidP="0077167F">
      <w:pPr>
        <w:rPr>
          <w:rFonts w:ascii="Verdana" w:hAnsi="Verdana"/>
          <w:sz w:val="18"/>
          <w:szCs w:val="18"/>
        </w:rPr>
      </w:pPr>
      <w:r w:rsidRPr="007E4CA3">
        <w:rPr>
          <w:rFonts w:ascii="Verdana" w:hAnsi="Verdana"/>
          <w:i/>
          <w:iCs/>
          <w:sz w:val="18"/>
          <w:szCs w:val="18"/>
        </w:rPr>
        <w:t>Parkeerplaats</w:t>
      </w:r>
      <w:r>
        <w:rPr>
          <w:rFonts w:ascii="Verdana" w:hAnsi="Verdana"/>
          <w:i/>
          <w:iCs/>
          <w:sz w:val="18"/>
          <w:szCs w:val="18"/>
        </w:rPr>
        <w:br/>
      </w:r>
      <w:r w:rsidRPr="007E4CA3">
        <w:rPr>
          <w:rFonts w:ascii="Verdana" w:hAnsi="Verdana"/>
          <w:sz w:val="18"/>
          <w:szCs w:val="18"/>
        </w:rPr>
        <w:t>1. Een parkeerplaats is een tot de weg behorende, maar niet onmiddellijk aan de hoofdrijbaan grenzende parkeergelegenheid, met inbegrip van de bijbehorende verharde en onverharde banen. 2. Een parkeerplaats is een ruimte waar een voertuig kan worden geparkeerd</w:t>
      </w:r>
      <w:r>
        <w:rPr>
          <w:rFonts w:ascii="Verdana" w:hAnsi="Verdana"/>
          <w:sz w:val="18"/>
          <w:szCs w:val="18"/>
        </w:rPr>
        <w:t xml:space="preserve"> (bron CROW).</w:t>
      </w:r>
    </w:p>
    <w:p w14:paraId="7706325D" w14:textId="00A86739" w:rsidR="007C0F31" w:rsidRDefault="007E4CA3" w:rsidP="007C0F31">
      <w:r w:rsidRPr="007E4CA3">
        <w:rPr>
          <w:rFonts w:ascii="Verdana" w:hAnsi="Verdana"/>
          <w:i/>
          <w:iCs/>
          <w:sz w:val="18"/>
          <w:szCs w:val="18"/>
        </w:rPr>
        <w:lastRenderedPageBreak/>
        <w:t>Verzorgingsplaats</w:t>
      </w:r>
      <w:r w:rsidR="00ED0868">
        <w:rPr>
          <w:rFonts w:ascii="Verdana" w:hAnsi="Verdana"/>
          <w:i/>
          <w:iCs/>
          <w:sz w:val="18"/>
          <w:szCs w:val="18"/>
        </w:rPr>
        <w:br/>
      </w:r>
      <w:r w:rsidR="00ED0868" w:rsidRPr="00ED0868">
        <w:rPr>
          <w:rFonts w:ascii="Verdana" w:hAnsi="Verdana"/>
          <w:sz w:val="18"/>
          <w:szCs w:val="18"/>
        </w:rPr>
        <w:t>Een verzorgingsplaats is een langs de weg gelegen parkeergelegenheid met inbegrip van de daarbijbehorende verharde en onverharde banen en een of meer voorzieningen ten behoeve van reizigers</w:t>
      </w:r>
      <w:r w:rsidR="007C0F31" w:rsidRPr="007C0F31">
        <w:t xml:space="preserve"> </w:t>
      </w:r>
      <w:r w:rsidR="00F9423C" w:rsidRPr="00ED0868">
        <w:rPr>
          <w:rFonts w:ascii="Verdana" w:hAnsi="Verdana"/>
          <w:sz w:val="18"/>
          <w:szCs w:val="18"/>
        </w:rPr>
        <w:t>en/of voertuigen</w:t>
      </w:r>
      <w:r w:rsidR="00F9423C">
        <w:rPr>
          <w:rFonts w:ascii="Verdana" w:hAnsi="Verdana"/>
          <w:sz w:val="18"/>
          <w:szCs w:val="18"/>
        </w:rPr>
        <w:t xml:space="preserve"> (bron CROW)</w:t>
      </w:r>
      <w:r w:rsidR="00F9423C" w:rsidRPr="00ED0868">
        <w:rPr>
          <w:rFonts w:ascii="Verdana" w:hAnsi="Verdana"/>
          <w:sz w:val="18"/>
          <w:szCs w:val="18"/>
        </w:rPr>
        <w:t>.</w:t>
      </w:r>
    </w:p>
    <w:p w14:paraId="6A527883" w14:textId="161D6495" w:rsidR="00ED0868" w:rsidRDefault="007C0F31" w:rsidP="007C0F31">
      <w:pPr>
        <w:rPr>
          <w:rFonts w:ascii="Verdana" w:hAnsi="Verdana"/>
          <w:sz w:val="18"/>
          <w:szCs w:val="18"/>
        </w:rPr>
      </w:pPr>
      <w:r w:rsidRPr="007C0F31">
        <w:rPr>
          <w:rFonts w:ascii="Verdana" w:hAnsi="Verdana"/>
          <w:sz w:val="18"/>
          <w:szCs w:val="18"/>
        </w:rPr>
        <w:t>Toelichting: De voorzieningen bestaan doorgaans uit een brandstofverkooppunt en/of</w:t>
      </w:r>
      <w:r>
        <w:rPr>
          <w:rFonts w:ascii="Verdana" w:hAnsi="Verdana"/>
          <w:sz w:val="18"/>
          <w:szCs w:val="18"/>
        </w:rPr>
        <w:t xml:space="preserve"> h</w:t>
      </w:r>
      <w:r w:rsidRPr="007C0F31">
        <w:rPr>
          <w:rFonts w:ascii="Verdana" w:hAnsi="Verdana"/>
          <w:sz w:val="18"/>
          <w:szCs w:val="18"/>
        </w:rPr>
        <w:t>orecabedrijf, maar ook bij aanwezigheid van bijvoorbeeld slechts een picknicktafel of</w:t>
      </w:r>
      <w:r>
        <w:rPr>
          <w:rFonts w:ascii="Verdana" w:hAnsi="Verdana"/>
          <w:sz w:val="18"/>
          <w:szCs w:val="18"/>
        </w:rPr>
        <w:t xml:space="preserve"> </w:t>
      </w:r>
      <w:r w:rsidRPr="007C0F31">
        <w:rPr>
          <w:rFonts w:ascii="Verdana" w:hAnsi="Verdana"/>
          <w:sz w:val="18"/>
          <w:szCs w:val="18"/>
        </w:rPr>
        <w:t xml:space="preserve">toiletgebouw spreekt men van een verzorgingsplaats. </w:t>
      </w:r>
      <w:r w:rsidR="00ED0868" w:rsidRPr="00ED0868">
        <w:rPr>
          <w:rFonts w:ascii="Verdana" w:hAnsi="Verdana"/>
          <w:sz w:val="18"/>
          <w:szCs w:val="18"/>
        </w:rPr>
        <w:t xml:space="preserve"> </w:t>
      </w:r>
    </w:p>
    <w:p w14:paraId="61B1A707" w14:textId="77777777" w:rsidR="00342DC3" w:rsidRPr="00ED0868" w:rsidRDefault="00342DC3" w:rsidP="00ED0868">
      <w:pPr>
        <w:rPr>
          <w:rFonts w:ascii="Verdana" w:hAnsi="Verdana"/>
          <w:i/>
          <w:iCs/>
          <w:sz w:val="18"/>
          <w:szCs w:val="18"/>
        </w:rPr>
      </w:pPr>
    </w:p>
    <w:p w14:paraId="768CC053" w14:textId="1CFCDB05" w:rsidR="001B3100" w:rsidRDefault="0077167F" w:rsidP="001B3100">
      <w:pPr>
        <w:rPr>
          <w:rFonts w:ascii="Verdana" w:hAnsi="Verdana"/>
          <w:sz w:val="18"/>
          <w:szCs w:val="18"/>
        </w:rPr>
      </w:pPr>
      <w:r w:rsidRPr="0077167F">
        <w:rPr>
          <w:rFonts w:ascii="Verdana" w:hAnsi="Verdana"/>
          <w:i/>
          <w:iCs/>
          <w:sz w:val="18"/>
          <w:szCs w:val="18"/>
        </w:rPr>
        <w:t>Verzorgingsbaan</w:t>
      </w:r>
      <w:r>
        <w:rPr>
          <w:rFonts w:ascii="Verdana" w:hAnsi="Verdana"/>
          <w:sz w:val="18"/>
          <w:szCs w:val="18"/>
        </w:rPr>
        <w:br/>
      </w:r>
      <w:r w:rsidR="001B3100" w:rsidRPr="001B3100">
        <w:rPr>
          <w:rFonts w:ascii="Verdana" w:hAnsi="Verdana"/>
          <w:sz w:val="18"/>
          <w:szCs w:val="18"/>
        </w:rPr>
        <w:t>Verkeer dragende baan op een parkeer- of verzorgingsplaats voor rustend verkeer</w:t>
      </w:r>
      <w:r w:rsidR="001B3100">
        <w:rPr>
          <w:rFonts w:ascii="Verdana" w:hAnsi="Verdana"/>
          <w:sz w:val="18"/>
          <w:szCs w:val="18"/>
        </w:rPr>
        <w:t xml:space="preserve"> (bron CROW)</w:t>
      </w:r>
    </w:p>
    <w:p w14:paraId="069CD842" w14:textId="1EB24A7A" w:rsidR="0029153A" w:rsidRDefault="0029153A" w:rsidP="001B3100">
      <w:pPr>
        <w:rPr>
          <w:rFonts w:ascii="Verdana" w:hAnsi="Verdana"/>
          <w:sz w:val="18"/>
          <w:szCs w:val="18"/>
        </w:rPr>
      </w:pPr>
      <w:r>
        <w:rPr>
          <w:rFonts w:ascii="Verdana" w:hAnsi="Verdana"/>
          <w:sz w:val="18"/>
          <w:szCs w:val="18"/>
        </w:rPr>
        <w:t>Zie ook figuur ?</w:t>
      </w:r>
    </w:p>
    <w:p w14:paraId="7344984C" w14:textId="2993A21B" w:rsidR="007E4CA3" w:rsidRDefault="007E4CA3" w:rsidP="001B3100">
      <w:pPr>
        <w:rPr>
          <w:rFonts w:ascii="Verdana" w:hAnsi="Verdana"/>
          <w:sz w:val="18"/>
          <w:szCs w:val="18"/>
        </w:rPr>
      </w:pPr>
    </w:p>
    <w:p w14:paraId="38339E5B" w14:textId="00DF5394" w:rsidR="00BF7A32" w:rsidRDefault="00A83D78" w:rsidP="001B3100">
      <w:pPr>
        <w:rPr>
          <w:rFonts w:ascii="Verdana" w:hAnsi="Verdana"/>
          <w:sz w:val="18"/>
          <w:szCs w:val="18"/>
        </w:rPr>
      </w:pPr>
      <w:r w:rsidRPr="00D9105B">
        <w:rPr>
          <w:rFonts w:ascii="Verdana" w:eastAsia="Verdana" w:hAnsi="Verdana" w:cs="Times New Roman"/>
          <w:noProof/>
          <w:lang w:eastAsia="nl-NL"/>
        </w:rPr>
        <mc:AlternateContent>
          <mc:Choice Requires="wpg">
            <w:drawing>
              <wp:anchor distT="0" distB="0" distL="114300" distR="114300" simplePos="0" relativeHeight="251664384" behindDoc="0" locked="0" layoutInCell="1" allowOverlap="1" wp14:anchorId="1296113C" wp14:editId="221FF4AE">
                <wp:simplePos x="0" y="0"/>
                <wp:positionH relativeFrom="column">
                  <wp:posOffset>0</wp:posOffset>
                </wp:positionH>
                <wp:positionV relativeFrom="paragraph">
                  <wp:posOffset>257175</wp:posOffset>
                </wp:positionV>
                <wp:extent cx="5762625" cy="2961640"/>
                <wp:effectExtent l="0" t="0" r="9525" b="0"/>
                <wp:wrapTopAndBottom/>
                <wp:docPr id="327" name="Groep 327"/>
                <wp:cNvGraphicFramePr/>
                <a:graphic xmlns:a="http://schemas.openxmlformats.org/drawingml/2006/main">
                  <a:graphicData uri="http://schemas.microsoft.com/office/word/2010/wordprocessingGroup">
                    <wpg:wgp>
                      <wpg:cNvGrpSpPr/>
                      <wpg:grpSpPr>
                        <a:xfrm>
                          <a:off x="0" y="0"/>
                          <a:ext cx="5762625" cy="2961640"/>
                          <a:chOff x="0" y="0"/>
                          <a:chExt cx="5762625" cy="2961640"/>
                        </a:xfrm>
                      </wpg:grpSpPr>
                      <pic:pic xmlns:pic="http://schemas.openxmlformats.org/drawingml/2006/picture">
                        <pic:nvPicPr>
                          <pic:cNvPr id="328" name="Afbeelding 32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62625" cy="2638425"/>
                          </a:xfrm>
                          <a:prstGeom prst="rect">
                            <a:avLst/>
                          </a:prstGeom>
                        </pic:spPr>
                      </pic:pic>
                      <wps:wsp>
                        <wps:cNvPr id="329" name="Tekstvak 329"/>
                        <wps:cNvSpPr txBox="1"/>
                        <wps:spPr>
                          <a:xfrm>
                            <a:off x="0" y="2695575"/>
                            <a:ext cx="5760720" cy="266065"/>
                          </a:xfrm>
                          <a:prstGeom prst="rect">
                            <a:avLst/>
                          </a:prstGeom>
                          <a:solidFill>
                            <a:prstClr val="white"/>
                          </a:solidFill>
                          <a:ln>
                            <a:noFill/>
                          </a:ln>
                          <a:effectLst/>
                        </wps:spPr>
                        <wps:txbx>
                          <w:txbxContent>
                            <w:p w14:paraId="4D63E49E" w14:textId="77777777" w:rsidR="00C573AA" w:rsidRPr="00EB0161" w:rsidRDefault="00C573AA" w:rsidP="00A83D78">
                              <w:pPr>
                                <w:pStyle w:val="Bijschrift"/>
                                <w:rPr>
                                  <w:b/>
                                  <w:noProof/>
                                  <w:color w:val="auto"/>
                                </w:rPr>
                              </w:pPr>
                              <w:r w:rsidRPr="002E3F90">
                                <w:rPr>
                                  <w:color w:val="auto"/>
                                </w:rPr>
                                <w:t xml:space="preserve">Figuur  </w:t>
                              </w:r>
                              <w:r>
                                <w:rPr>
                                  <w:color w:val="auto"/>
                                </w:rPr>
                                <w:t xml:space="preserve">7.1 </w:t>
                              </w:r>
                              <w:r w:rsidRPr="00EB0161">
                                <w:rPr>
                                  <w:color w:val="auto"/>
                                </w:rPr>
                                <w:t>Verzorgingsplaats met verzorgingsbanen en tussenbaan.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296113C" id="Groep 327" o:spid="_x0000_s1026" style="position:absolute;margin-left:0;margin-top:20.25pt;width:453.75pt;height:233.2pt;z-index:251664384" coordsize="57626,29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28" o:spid="_x0000_s1027" type="#_x0000_t75" style="position:absolute;width:57626;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">
                  <v:imagedata r:id="rId9" o:title=""/>
                </v:shape>
                <v:shapetype id="_x0000_t202" coordsize="21600,21600" o:spt="202" path="m,l,21600r21600,l21600,xe">
                  <v:stroke joinstyle="miter"/>
                  <v:path gradientshapeok="t" o:connecttype="rect"/>
                </v:shapetype>
                <v:shape id="Tekstvak 329" o:spid="_x0000_s1028" type="#_x0000_t202" style="position:absolute;top:26955;width:57607;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" stroked="f">
                  <v:textbox style="mso-fit-shape-to-text:t" inset="0,0,0,0">
                    <w:txbxContent>
                      <w:p w14:paraId="4D63E49E" w14:textId="77777777" w:rsidR="00C573AA" w:rsidRPr="00EB0161" w:rsidRDefault="00C573AA" w:rsidP="00A83D78">
                        <w:pPr>
                          <w:pStyle w:val="Bijschrift"/>
                          <w:rPr>
                            <w:b/>
                            <w:noProof/>
                            <w:color w:val="auto"/>
                          </w:rPr>
                        </w:pPr>
                        <w:r w:rsidRPr="002E3F90">
                          <w:rPr>
                            <w:color w:val="auto"/>
                          </w:rPr>
                          <w:t xml:space="preserve">Figuur  </w:t>
                        </w:r>
                        <w:r>
                          <w:rPr>
                            <w:color w:val="auto"/>
                          </w:rPr>
                          <w:t xml:space="preserve">7.1 </w:t>
                        </w:r>
                        <w:r w:rsidRPr="00EB0161">
                          <w:rPr>
                            <w:color w:val="auto"/>
                          </w:rPr>
                          <w:t>Verzorgingsplaats met verzorgingsbanen en tussenbaan.</w:t>
                        </w:r>
                      </w:p>
                    </w:txbxContent>
                  </v:textbox>
                </v:shape>
                <w10:wrap type="topAndBottom"/>
              </v:group>
            </w:pict>
          </mc:Fallback>
        </mc:AlternateContent>
      </w:r>
    </w:p>
    <w:p w14:paraId="184D9668" w14:textId="77777777" w:rsidR="00BF7A32" w:rsidRPr="00BF7A32" w:rsidRDefault="00BF7A32" w:rsidP="00BF7A32">
      <w:pPr>
        <w:rPr>
          <w:rFonts w:ascii="Verdana" w:hAnsi="Verdana"/>
          <w:sz w:val="18"/>
          <w:szCs w:val="18"/>
        </w:rPr>
      </w:pPr>
    </w:p>
    <w:p w14:paraId="7D6F653C" w14:textId="009A9842" w:rsidR="00BF7A32" w:rsidRDefault="00BF7A32" w:rsidP="00BF7A32">
      <w:pPr>
        <w:rPr>
          <w:rFonts w:ascii="Verdana" w:hAnsi="Verdana"/>
          <w:sz w:val="18"/>
          <w:szCs w:val="18"/>
        </w:rPr>
      </w:pPr>
      <w:r w:rsidRPr="00BF7A32">
        <w:rPr>
          <w:rFonts w:ascii="Verdana" w:hAnsi="Verdana"/>
          <w:sz w:val="18"/>
          <w:szCs w:val="18"/>
        </w:rPr>
        <w:t>Een verzorgingsplaats is een langs de weg gelegen parkeergelegenheid met inbegrip van de daarbijbehorende verharde en onverharde banen en een of meer voorzieningen ten behoeve van reizigers en/of voertuigen.</w:t>
      </w:r>
    </w:p>
    <w:p w14:paraId="4F1A350A" w14:textId="782EC8F8" w:rsidR="00DE14B3" w:rsidRPr="00CB61A8" w:rsidRDefault="000C0361" w:rsidP="00DE14B3">
      <w:pPr>
        <w:contextualSpacing/>
        <w:rPr>
          <w:rFonts w:ascii="Verdana" w:eastAsia="Verdana" w:hAnsi="Verdana" w:cs="Times New Roman"/>
          <w:b/>
          <w:bCs/>
          <w:sz w:val="18"/>
          <w:szCs w:val="18"/>
        </w:rPr>
      </w:pPr>
      <w:r>
        <w:rPr>
          <w:rFonts w:ascii="Verdana" w:eastAsia="Verdana" w:hAnsi="Verdana" w:cs="Times New Roman"/>
          <w:b/>
          <w:bCs/>
          <w:sz w:val="18"/>
          <w:szCs w:val="18"/>
        </w:rPr>
        <w:t>Eisen</w:t>
      </w:r>
    </w:p>
    <w:p w14:paraId="3B719E72" w14:textId="659AE337" w:rsidR="00DE14B3" w:rsidRDefault="00D65906" w:rsidP="00DE14B3">
      <w:pPr>
        <w:rPr>
          <w:rFonts w:ascii="Verdana" w:eastAsia="Verdana" w:hAnsi="Verdana" w:cs="Times New Roman"/>
          <w:sz w:val="18"/>
          <w:szCs w:val="18"/>
        </w:rPr>
      </w:pPr>
      <w:r>
        <w:rPr>
          <w:rFonts w:ascii="Verdana" w:eastAsia="Verdana" w:hAnsi="Verdana" w:cs="Times New Roman"/>
          <w:sz w:val="18"/>
          <w:szCs w:val="18"/>
        </w:rPr>
        <w:t>Deze BST codes worden a</w:t>
      </w:r>
      <w:r w:rsidR="00DE14B3">
        <w:rPr>
          <w:rFonts w:ascii="Verdana" w:eastAsia="Verdana" w:hAnsi="Verdana" w:cs="Times New Roman"/>
          <w:sz w:val="18"/>
          <w:szCs w:val="18"/>
        </w:rPr>
        <w:t xml:space="preserve">lleen </w:t>
      </w:r>
      <w:r>
        <w:rPr>
          <w:rFonts w:ascii="Verdana" w:eastAsia="Verdana" w:hAnsi="Verdana" w:cs="Times New Roman"/>
          <w:sz w:val="18"/>
          <w:szCs w:val="18"/>
        </w:rPr>
        <w:t xml:space="preserve">toegepast </w:t>
      </w:r>
      <w:r w:rsidR="00DE14B3">
        <w:rPr>
          <w:rFonts w:ascii="Verdana" w:eastAsia="Verdana" w:hAnsi="Verdana" w:cs="Times New Roman"/>
          <w:sz w:val="18"/>
          <w:szCs w:val="18"/>
        </w:rPr>
        <w:t xml:space="preserve">op wegen </w:t>
      </w:r>
      <w:r>
        <w:rPr>
          <w:rFonts w:ascii="Verdana" w:eastAsia="Verdana" w:hAnsi="Verdana" w:cs="Times New Roman"/>
          <w:sz w:val="18"/>
          <w:szCs w:val="18"/>
        </w:rPr>
        <w:t>op een verzorgingsplaats of parkeerplaats</w:t>
      </w:r>
    </w:p>
    <w:p w14:paraId="45CFC736" w14:textId="77777777" w:rsidR="00DE14B3" w:rsidRDefault="00DE14B3" w:rsidP="00BF7A32">
      <w:pPr>
        <w:rPr>
          <w:rFonts w:ascii="Verdana" w:hAnsi="Verdana"/>
          <w:sz w:val="18"/>
          <w:szCs w:val="18"/>
        </w:rPr>
      </w:pPr>
    </w:p>
    <w:p w14:paraId="58AE4A15" w14:textId="315CF088" w:rsidR="00372E17" w:rsidRDefault="00372E17" w:rsidP="00372E17"/>
    <w:p w14:paraId="55845045" w14:textId="73EB5CF0" w:rsidR="00372E17" w:rsidRDefault="00333396" w:rsidP="00333396">
      <w:pPr>
        <w:pStyle w:val="Kop2"/>
      </w:pPr>
      <w:bookmarkStart w:id="19" w:name="_Toc171083998"/>
      <w:r>
        <w:t xml:space="preserve">3.1 </w:t>
      </w:r>
      <w:r>
        <w:tab/>
      </w:r>
      <w:r w:rsidRPr="00333396">
        <w:t>Verzorgingsbaan van/naar parkeerplaats</w:t>
      </w:r>
      <w:r w:rsidR="00964CA2">
        <w:t xml:space="preserve"> (baansubsoort PKP)</w:t>
      </w:r>
      <w:bookmarkEnd w:id="19"/>
    </w:p>
    <w:p w14:paraId="1908EEF9" w14:textId="459CF481" w:rsidR="00D56D1E" w:rsidRDefault="00D56D1E" w:rsidP="00D56D1E"/>
    <w:p w14:paraId="315CE476" w14:textId="6E40E2BF" w:rsidR="00D56D1E" w:rsidRPr="00D56D1E" w:rsidRDefault="0015614E" w:rsidP="00D56D1E">
      <w:pPr>
        <w:rPr>
          <w:rFonts w:ascii="Verdana" w:hAnsi="Verdana"/>
          <w:sz w:val="18"/>
          <w:szCs w:val="20"/>
        </w:rPr>
      </w:pPr>
      <w:r w:rsidRPr="0015614E">
        <w:rPr>
          <w:rFonts w:ascii="Verdana" w:hAnsi="Verdana"/>
          <w:sz w:val="18"/>
          <w:szCs w:val="20"/>
        </w:rPr>
        <w:t>Verzorgingsbaan van/naar een tot de weg behorende, maar niet onmiddellijk aan de hoofdrijbaan grenzende parkeergelegenheid, met inbegrip van de bijbehorende verharde en onverharde banen.</w:t>
      </w:r>
    </w:p>
    <w:p w14:paraId="314BE59F" w14:textId="605F0FEC" w:rsidR="00333396" w:rsidRDefault="00333396" w:rsidP="00333396">
      <w:pPr>
        <w:pStyle w:val="Kop2"/>
      </w:pPr>
      <w:bookmarkStart w:id="20" w:name="_Toc171083999"/>
      <w:r>
        <w:t>3.</w:t>
      </w:r>
      <w:r w:rsidR="00545DA7">
        <w:t>2</w:t>
      </w:r>
      <w:r>
        <w:t xml:space="preserve"> </w:t>
      </w:r>
      <w:r>
        <w:tab/>
      </w:r>
      <w:r w:rsidRPr="00333396">
        <w:t xml:space="preserve">Verzorgingsbaan van/naar </w:t>
      </w:r>
      <w:r w:rsidR="001A192E">
        <w:t xml:space="preserve">brandstofverkooppunt </w:t>
      </w:r>
      <w:r w:rsidR="00964CA2">
        <w:t xml:space="preserve">(baansubsoort </w:t>
      </w:r>
      <w:r w:rsidR="001A192E">
        <w:t>BVP</w:t>
      </w:r>
      <w:r w:rsidR="00964CA2">
        <w:t>)</w:t>
      </w:r>
      <w:bookmarkEnd w:id="20"/>
    </w:p>
    <w:p w14:paraId="01938114" w14:textId="264BDE70" w:rsidR="00D56D1E" w:rsidRPr="007108D2" w:rsidRDefault="00D56D1E" w:rsidP="00D56D1E">
      <w:pPr>
        <w:rPr>
          <w:rFonts w:ascii="Verdana" w:hAnsi="Verdana"/>
          <w:sz w:val="18"/>
          <w:szCs w:val="20"/>
        </w:rPr>
      </w:pPr>
    </w:p>
    <w:p w14:paraId="47A12BE7" w14:textId="6D16FB21" w:rsidR="00D56D1E" w:rsidRDefault="007108D2" w:rsidP="00D56D1E">
      <w:pPr>
        <w:rPr>
          <w:rFonts w:ascii="Verdana" w:hAnsi="Verdana"/>
          <w:sz w:val="18"/>
          <w:szCs w:val="20"/>
        </w:rPr>
      </w:pPr>
      <w:r w:rsidRPr="007108D2">
        <w:rPr>
          <w:rFonts w:ascii="Verdana" w:hAnsi="Verdana"/>
          <w:sz w:val="18"/>
          <w:szCs w:val="20"/>
        </w:rPr>
        <w:lastRenderedPageBreak/>
        <w:t>Verzorgingsbaan van/naar een geheel van installaties, verharding en opstallen waar brandstoffen t.b.v. verbrandingsmotoren worden verkocht.</w:t>
      </w:r>
    </w:p>
    <w:p w14:paraId="4EC61CA3" w14:textId="77777777" w:rsidR="004268AB" w:rsidRPr="007108D2" w:rsidRDefault="004268AB" w:rsidP="00D56D1E">
      <w:pPr>
        <w:rPr>
          <w:rFonts w:ascii="Verdana" w:hAnsi="Verdana"/>
          <w:sz w:val="18"/>
          <w:szCs w:val="20"/>
        </w:rPr>
      </w:pPr>
    </w:p>
    <w:p w14:paraId="6BCCED0F" w14:textId="749EC736" w:rsidR="007108D2" w:rsidRDefault="005D5C7E" w:rsidP="00545DA7">
      <w:pPr>
        <w:pStyle w:val="Kop2"/>
        <w:numPr>
          <w:ilvl w:val="1"/>
          <w:numId w:val="22"/>
        </w:numPr>
        <w:ind w:hanging="720"/>
      </w:pPr>
      <w:bookmarkStart w:id="21" w:name="_Toc171084000"/>
      <w:r w:rsidRPr="00333396">
        <w:t xml:space="preserve">Verzorgingsbaan van/naar </w:t>
      </w:r>
      <w:r>
        <w:t xml:space="preserve">parkeerplaats met </w:t>
      </w:r>
      <w:r w:rsidR="001A192E">
        <w:t xml:space="preserve">brandstofverkooppunt </w:t>
      </w:r>
      <w:r w:rsidR="00964CA2">
        <w:t xml:space="preserve">(baansubsoort </w:t>
      </w:r>
      <w:r w:rsidR="001A192E">
        <w:t>PKB</w:t>
      </w:r>
      <w:r w:rsidR="00964CA2">
        <w:t>)</w:t>
      </w:r>
      <w:bookmarkEnd w:id="21"/>
    </w:p>
    <w:p w14:paraId="107CE42D" w14:textId="224A3F4F" w:rsidR="007108D2" w:rsidRDefault="007108D2" w:rsidP="007108D2"/>
    <w:p w14:paraId="156B6C94" w14:textId="5194A5AF" w:rsidR="007108D2" w:rsidRPr="007108D2" w:rsidRDefault="000427F8" w:rsidP="007108D2">
      <w:pPr>
        <w:rPr>
          <w:rFonts w:ascii="Verdana" w:hAnsi="Verdana"/>
          <w:sz w:val="18"/>
          <w:szCs w:val="20"/>
        </w:rPr>
      </w:pPr>
      <w:r w:rsidRPr="000427F8">
        <w:rPr>
          <w:rFonts w:ascii="Verdana" w:hAnsi="Verdana"/>
          <w:sz w:val="18"/>
          <w:szCs w:val="20"/>
        </w:rPr>
        <w:t>Verzorgingsbaan van/naar een tot de weg behorende, maar niet onmiddellijk aan de hoofdrijbaan grenzende parkeergelegenheid met één of meer brandstofverkooppunten en met inbegrip van de bijbehorende verharde en onverharde banen.</w:t>
      </w:r>
    </w:p>
    <w:p w14:paraId="124DD001" w14:textId="6D2C597C" w:rsidR="005D5C7E" w:rsidRDefault="005D5C7E" w:rsidP="005D5C7E">
      <w:pPr>
        <w:pStyle w:val="Kop2"/>
      </w:pPr>
      <w:bookmarkStart w:id="22" w:name="_Toc171084001"/>
      <w:r>
        <w:t>3.</w:t>
      </w:r>
      <w:r w:rsidR="009430B1">
        <w:t>4</w:t>
      </w:r>
      <w:r>
        <w:t xml:space="preserve"> </w:t>
      </w:r>
      <w:r>
        <w:tab/>
        <w:t>Tussenbaan</w:t>
      </w:r>
      <w:r w:rsidR="00FD7BDF">
        <w:t xml:space="preserve"> (baansubsoort TN)</w:t>
      </w:r>
      <w:bookmarkEnd w:id="22"/>
    </w:p>
    <w:p w14:paraId="350FCF1C" w14:textId="21F8B46B" w:rsidR="007B2F8E" w:rsidRDefault="007B2F8E" w:rsidP="007B2F8E"/>
    <w:p w14:paraId="75C26D6B" w14:textId="77777777" w:rsidR="00C57449" w:rsidRDefault="00A755A5" w:rsidP="007B2F8E">
      <w:pPr>
        <w:rPr>
          <w:rFonts w:ascii="Verdana" w:hAnsi="Verdana"/>
          <w:sz w:val="18"/>
          <w:szCs w:val="18"/>
        </w:rPr>
      </w:pPr>
      <w:r>
        <w:rPr>
          <w:rFonts w:ascii="Verdana" w:hAnsi="Verdana"/>
          <w:sz w:val="18"/>
          <w:szCs w:val="18"/>
        </w:rPr>
        <w:t>Korte rijbaan die een verbinding maakt tussen verzorgingsbanen</w:t>
      </w:r>
    </w:p>
    <w:p w14:paraId="2D1070C5" w14:textId="47D94896" w:rsidR="007B2F8E" w:rsidRPr="00C57449" w:rsidRDefault="007B2F8E" w:rsidP="007B2F8E">
      <w:pPr>
        <w:rPr>
          <w:rFonts w:ascii="Verdana" w:hAnsi="Verdana"/>
          <w:sz w:val="18"/>
          <w:szCs w:val="18"/>
        </w:rPr>
      </w:pPr>
      <w:r>
        <w:rPr>
          <w:rFonts w:ascii="Verdana" w:hAnsi="Verdana"/>
          <w:sz w:val="18"/>
          <w:szCs w:val="20"/>
        </w:rPr>
        <w:t>Zie figuur ?</w:t>
      </w:r>
    </w:p>
    <w:p w14:paraId="440E8718" w14:textId="5B8013BA" w:rsidR="00E550BC" w:rsidRDefault="00E550BC" w:rsidP="00E550BC">
      <w:pPr>
        <w:pStyle w:val="Kop2"/>
      </w:pPr>
      <w:bookmarkStart w:id="23" w:name="_Toc171084002"/>
      <w:r>
        <w:t xml:space="preserve">3.5 </w:t>
      </w:r>
      <w:r>
        <w:tab/>
      </w:r>
      <w:r w:rsidR="00A43CA0">
        <w:t>Parkeerplaats lokaal</w:t>
      </w:r>
      <w:r w:rsidR="00FD7BDF">
        <w:t xml:space="preserve"> (baansubsoort PP)</w:t>
      </w:r>
      <w:bookmarkEnd w:id="23"/>
    </w:p>
    <w:p w14:paraId="421826F7" w14:textId="64C88C1F" w:rsidR="00A755A5" w:rsidRPr="0063002A" w:rsidRDefault="00A755A5" w:rsidP="00A755A5">
      <w:pPr>
        <w:rPr>
          <w:rFonts w:ascii="Verdana" w:eastAsia="Verdana" w:hAnsi="Verdana" w:cs="Times New Roman"/>
        </w:rPr>
      </w:pPr>
    </w:p>
    <w:p w14:paraId="735A3101" w14:textId="77777777" w:rsidR="00A755A5" w:rsidRPr="00CA7B5C" w:rsidRDefault="00A755A5" w:rsidP="00A755A5">
      <w:pPr>
        <w:spacing w:line="256" w:lineRule="auto"/>
        <w:rPr>
          <w:rFonts w:ascii="Verdana" w:eastAsia="Calibri" w:hAnsi="Verdana" w:cs="Times New Roman"/>
          <w:noProof/>
          <w:sz w:val="18"/>
          <w:szCs w:val="18"/>
        </w:rPr>
      </w:pPr>
      <w:r w:rsidRPr="00CA7B5C">
        <w:rPr>
          <w:rFonts w:ascii="Verdana" w:eastAsia="Calibri" w:hAnsi="Verdana" w:cs="Times New Roman"/>
          <w:b/>
          <w:bCs/>
          <w:noProof/>
          <w:sz w:val="18"/>
          <w:szCs w:val="18"/>
        </w:rPr>
        <w:t>Definitie</w:t>
      </w:r>
      <w:r w:rsidRPr="00CA7B5C">
        <w:rPr>
          <w:rFonts w:ascii="Verdana" w:eastAsia="Calibri" w:hAnsi="Verdana" w:cs="Times New Roman"/>
          <w:noProof/>
          <w:sz w:val="18"/>
          <w:szCs w:val="18"/>
        </w:rPr>
        <w:t xml:space="preserve"> </w:t>
      </w:r>
      <w:r w:rsidRPr="00CA7B5C">
        <w:rPr>
          <w:rFonts w:ascii="Verdana" w:eastAsia="Calibri" w:hAnsi="Verdana" w:cs="Times New Roman"/>
          <w:b/>
          <w:bCs/>
          <w:noProof/>
          <w:sz w:val="18"/>
          <w:szCs w:val="18"/>
        </w:rPr>
        <w:t>CROW</w:t>
      </w:r>
      <w:r w:rsidRPr="00CA7B5C">
        <w:rPr>
          <w:rFonts w:ascii="Verdana" w:eastAsia="Calibri" w:hAnsi="Verdana" w:cs="Times New Roman"/>
          <w:noProof/>
          <w:sz w:val="18"/>
          <w:szCs w:val="18"/>
        </w:rPr>
        <w:t>: Een parkeerplaats is een tot de weg behorende, maar niet onmiddellijk aan de hoofdrijbaan grenzende parkeergelegenheid, met inbegrip van de bijbehorende verharde en onverharde banen.</w:t>
      </w:r>
    </w:p>
    <w:p w14:paraId="6616F2F7" w14:textId="77777777" w:rsidR="00A755A5" w:rsidRDefault="00A755A5" w:rsidP="00A755A5">
      <w:pPr>
        <w:spacing w:line="256" w:lineRule="auto"/>
        <w:rPr>
          <w:rFonts w:ascii="Calibri" w:eastAsia="Calibri" w:hAnsi="Calibri" w:cs="Times New Roman"/>
          <w:noProof/>
          <w:color w:val="FF0000"/>
        </w:rPr>
      </w:pPr>
    </w:p>
    <w:p w14:paraId="1973D476" w14:textId="77C21D4E" w:rsidR="00A755A5" w:rsidRPr="00CA7B5C" w:rsidRDefault="000C0361" w:rsidP="00A755A5">
      <w:pPr>
        <w:spacing w:line="256" w:lineRule="auto"/>
        <w:rPr>
          <w:rFonts w:ascii="Verdana" w:eastAsia="Times New Roman" w:hAnsi="Verdana" w:cs="Arial"/>
          <w:b/>
          <w:bCs/>
          <w:iCs/>
          <w:sz w:val="18"/>
          <w:szCs w:val="18"/>
        </w:rPr>
      </w:pPr>
      <w:r w:rsidRPr="00CA7B5C">
        <w:rPr>
          <w:rFonts w:ascii="Verdana" w:eastAsia="Times New Roman" w:hAnsi="Verdana" w:cs="Arial"/>
          <w:b/>
          <w:bCs/>
          <w:iCs/>
          <w:sz w:val="18"/>
          <w:szCs w:val="18"/>
        </w:rPr>
        <w:t>Eisen</w:t>
      </w:r>
    </w:p>
    <w:p w14:paraId="0BAA6778" w14:textId="77777777" w:rsidR="00A755A5" w:rsidRPr="00CA7B5C" w:rsidRDefault="00A755A5" w:rsidP="00A755A5">
      <w:pPr>
        <w:spacing w:line="256" w:lineRule="auto"/>
        <w:rPr>
          <w:rFonts w:ascii="Verdana" w:eastAsia="Times New Roman" w:hAnsi="Verdana" w:cs="Arial"/>
          <w:bCs/>
          <w:iCs/>
          <w:sz w:val="18"/>
          <w:szCs w:val="18"/>
        </w:rPr>
      </w:pPr>
      <w:r w:rsidRPr="00CA7B5C">
        <w:rPr>
          <w:rFonts w:ascii="Verdana" w:eastAsia="Times New Roman" w:hAnsi="Verdana" w:cs="Arial"/>
          <w:bCs/>
          <w:iCs/>
          <w:sz w:val="18"/>
          <w:szCs w:val="18"/>
        </w:rPr>
        <w:t xml:space="preserve">De BST code parkeerplaats wordt toegekend op wegvakken die als primaire functie hebben om parkeervakken te ontsluiten. </w:t>
      </w:r>
    </w:p>
    <w:p w14:paraId="23502DB4" w14:textId="77777777" w:rsidR="00A755A5" w:rsidRPr="00CA7B5C" w:rsidRDefault="00A755A5" w:rsidP="00A755A5">
      <w:pPr>
        <w:spacing w:line="256" w:lineRule="auto"/>
        <w:rPr>
          <w:rFonts w:ascii="Verdana" w:eastAsia="Times New Roman" w:hAnsi="Verdana" w:cs="Arial"/>
          <w:bCs/>
          <w:iCs/>
          <w:sz w:val="18"/>
          <w:szCs w:val="18"/>
        </w:rPr>
      </w:pPr>
      <w:r w:rsidRPr="00CA7B5C">
        <w:rPr>
          <w:rFonts w:ascii="Verdana" w:eastAsia="Times New Roman" w:hAnsi="Verdana" w:cs="Arial"/>
          <w:bCs/>
          <w:iCs/>
          <w:sz w:val="18"/>
          <w:szCs w:val="18"/>
        </w:rPr>
        <w:t>De wegvakken zijn niet onderdeel van een snelste doorgaande route voor autoverkeer.</w:t>
      </w:r>
    </w:p>
    <w:p w14:paraId="5C76AE5C" w14:textId="77777777" w:rsidR="00A755A5" w:rsidRPr="00CA7B5C" w:rsidRDefault="00A755A5" w:rsidP="00A755A5">
      <w:pPr>
        <w:spacing w:line="256" w:lineRule="auto"/>
        <w:rPr>
          <w:rFonts w:ascii="Verdana" w:eastAsia="Times New Roman" w:hAnsi="Verdana" w:cs="Arial"/>
          <w:bCs/>
          <w:iCs/>
          <w:sz w:val="18"/>
          <w:szCs w:val="18"/>
        </w:rPr>
      </w:pPr>
      <w:r w:rsidRPr="00CA7B5C">
        <w:rPr>
          <w:rFonts w:ascii="Verdana" w:eastAsia="Times New Roman" w:hAnsi="Verdana" w:cs="Arial"/>
          <w:bCs/>
          <w:iCs/>
          <w:sz w:val="18"/>
          <w:szCs w:val="18"/>
        </w:rPr>
        <w:t>In principe heeft een parkeerplaats geen adressen. Het kan echter voorkomen dat er wel enkele adressen aan een parkeerplaats gelegen zijn. In dat geval gelden de volgende regels:</w:t>
      </w:r>
    </w:p>
    <w:p w14:paraId="500BE313" w14:textId="0E86C45E" w:rsidR="00A755A5" w:rsidRPr="00CA7B5C" w:rsidRDefault="00A755A5" w:rsidP="00A755A5">
      <w:pPr>
        <w:pStyle w:val="Lijstalinea"/>
        <w:numPr>
          <w:ilvl w:val="0"/>
          <w:numId w:val="47"/>
        </w:numPr>
        <w:spacing w:line="256" w:lineRule="auto"/>
        <w:contextualSpacing w:val="0"/>
        <w:rPr>
          <w:rFonts w:ascii="Verdana" w:eastAsia="Times New Roman" w:hAnsi="Verdana" w:cs="Arial"/>
          <w:bCs/>
          <w:iCs/>
          <w:sz w:val="18"/>
          <w:szCs w:val="18"/>
        </w:rPr>
      </w:pPr>
      <w:r w:rsidRPr="00CA7B5C">
        <w:rPr>
          <w:rFonts w:ascii="Verdana" w:eastAsia="Times New Roman" w:hAnsi="Verdana" w:cs="Arial"/>
          <w:bCs/>
          <w:iCs/>
          <w:sz w:val="18"/>
          <w:szCs w:val="18"/>
        </w:rPr>
        <w:t>Adressen met overige gebruiksdoelen in de BAG zijn altijd toegestaan op een parkeerplaats</w:t>
      </w:r>
      <w:r w:rsidR="00A64C7A" w:rsidRPr="00CA7B5C">
        <w:rPr>
          <w:rFonts w:ascii="Verdana" w:eastAsia="Times New Roman" w:hAnsi="Verdana" w:cs="Arial"/>
          <w:bCs/>
          <w:iCs/>
          <w:sz w:val="18"/>
          <w:szCs w:val="18"/>
        </w:rPr>
        <w:t>.</w:t>
      </w:r>
    </w:p>
    <w:p w14:paraId="73134011" w14:textId="765AA55C" w:rsidR="00A755A5" w:rsidRPr="00CA7B5C" w:rsidRDefault="00A755A5" w:rsidP="00A755A5">
      <w:pPr>
        <w:pStyle w:val="Lijstalinea"/>
        <w:numPr>
          <w:ilvl w:val="0"/>
          <w:numId w:val="47"/>
        </w:numPr>
        <w:spacing w:line="256" w:lineRule="auto"/>
        <w:contextualSpacing w:val="0"/>
        <w:rPr>
          <w:rFonts w:ascii="Verdana" w:eastAsia="Times New Roman" w:hAnsi="Verdana" w:cs="Arial"/>
          <w:bCs/>
          <w:iCs/>
          <w:sz w:val="18"/>
          <w:szCs w:val="18"/>
        </w:rPr>
      </w:pPr>
      <w:r w:rsidRPr="00CA7B5C">
        <w:rPr>
          <w:rFonts w:ascii="Verdana" w:eastAsia="Times New Roman" w:hAnsi="Verdana" w:cs="Arial"/>
          <w:bCs/>
          <w:iCs/>
          <w:sz w:val="18"/>
          <w:szCs w:val="18"/>
        </w:rPr>
        <w:t>Adressen met een ander gebruiksdoel (bijvoorbeeld woon- kantoor- of winkelfunctie) mogen alleen voorkomen als de primaire functie van het wegvak nog steeds is om te parkeren</w:t>
      </w:r>
      <w:r w:rsidR="00A64C7A" w:rsidRPr="00CA7B5C">
        <w:rPr>
          <w:rFonts w:ascii="Verdana" w:eastAsia="Times New Roman" w:hAnsi="Verdana" w:cs="Arial"/>
          <w:bCs/>
          <w:iCs/>
          <w:sz w:val="18"/>
          <w:szCs w:val="18"/>
        </w:rPr>
        <w:t>.</w:t>
      </w:r>
    </w:p>
    <w:p w14:paraId="448DC928" w14:textId="3114645A" w:rsidR="00A755A5" w:rsidRPr="00CA7B5C" w:rsidRDefault="00A755A5" w:rsidP="00A755A5">
      <w:pPr>
        <w:spacing w:line="256" w:lineRule="auto"/>
        <w:rPr>
          <w:rFonts w:ascii="Verdana" w:eastAsia="Times New Roman" w:hAnsi="Verdana" w:cs="Arial"/>
          <w:bCs/>
          <w:iCs/>
          <w:sz w:val="18"/>
          <w:szCs w:val="18"/>
        </w:rPr>
      </w:pPr>
      <w:r w:rsidRPr="00CA7B5C">
        <w:rPr>
          <w:rFonts w:ascii="Verdana" w:eastAsia="Times New Roman" w:hAnsi="Verdana" w:cs="Arial"/>
          <w:bCs/>
          <w:iCs/>
          <w:sz w:val="18"/>
          <w:szCs w:val="18"/>
        </w:rPr>
        <w:t>Parkeerplaatsen die voor autoverkeer doodlopend zijn, maar wel aansluiten op fiets, voet, of ruiterpaden worden nog steeds PP</w:t>
      </w:r>
      <w:r w:rsidR="00A64C7A" w:rsidRPr="00CA7B5C">
        <w:rPr>
          <w:rFonts w:ascii="Verdana" w:eastAsia="Times New Roman" w:hAnsi="Verdana" w:cs="Arial"/>
          <w:bCs/>
          <w:iCs/>
          <w:sz w:val="18"/>
          <w:szCs w:val="18"/>
        </w:rPr>
        <w:t>.</w:t>
      </w:r>
    </w:p>
    <w:p w14:paraId="0E6ADC79" w14:textId="6B5A28B9" w:rsidR="00A755A5" w:rsidRPr="00CA7B5C" w:rsidRDefault="00A755A5" w:rsidP="00A755A5">
      <w:pPr>
        <w:spacing w:line="256" w:lineRule="auto"/>
        <w:rPr>
          <w:rFonts w:ascii="Verdana" w:eastAsia="Times New Roman" w:hAnsi="Verdana" w:cs="Arial"/>
          <w:bCs/>
          <w:iCs/>
          <w:sz w:val="18"/>
          <w:szCs w:val="18"/>
        </w:rPr>
      </w:pPr>
      <w:r w:rsidRPr="00CA7B5C">
        <w:rPr>
          <w:rFonts w:ascii="Verdana" w:eastAsia="Times New Roman" w:hAnsi="Verdana" w:cs="Arial"/>
          <w:bCs/>
          <w:iCs/>
          <w:sz w:val="18"/>
          <w:szCs w:val="18"/>
        </w:rPr>
        <w:t>Borden uit de E-serie</w:t>
      </w:r>
      <w:r w:rsidR="00C57449" w:rsidRPr="00CA7B5C">
        <w:rPr>
          <w:rFonts w:ascii="Verdana" w:eastAsia="Times New Roman" w:hAnsi="Verdana" w:cs="Arial"/>
          <w:bCs/>
          <w:iCs/>
          <w:sz w:val="18"/>
          <w:szCs w:val="18"/>
        </w:rPr>
        <w:t>,</w:t>
      </w:r>
      <w:r w:rsidRPr="00CA7B5C">
        <w:rPr>
          <w:rFonts w:ascii="Verdana" w:eastAsia="Times New Roman" w:hAnsi="Verdana" w:cs="Arial"/>
          <w:bCs/>
          <w:iCs/>
          <w:sz w:val="18"/>
          <w:szCs w:val="18"/>
        </w:rPr>
        <w:t xml:space="preserve"> </w:t>
      </w:r>
      <w:r w:rsidR="00C57449" w:rsidRPr="00CA7B5C">
        <w:rPr>
          <w:rFonts w:ascii="Verdana" w:eastAsia="Times New Roman" w:hAnsi="Verdana" w:cs="Arial"/>
          <w:bCs/>
          <w:iCs/>
          <w:sz w:val="18"/>
          <w:szCs w:val="18"/>
        </w:rPr>
        <w:t xml:space="preserve">anders dan E1, E2, E201, E202 of E3, </w:t>
      </w:r>
      <w:r w:rsidRPr="00CA7B5C">
        <w:rPr>
          <w:rFonts w:ascii="Verdana" w:eastAsia="Times New Roman" w:hAnsi="Verdana" w:cs="Arial"/>
          <w:bCs/>
          <w:iCs/>
          <w:sz w:val="18"/>
          <w:szCs w:val="18"/>
        </w:rPr>
        <w:t>ondersteunen de aanwezigheid van een parkeerplaats.</w:t>
      </w:r>
    </w:p>
    <w:p w14:paraId="3498D8BD" w14:textId="77777777" w:rsidR="00A755A5" w:rsidRPr="00CA7B5C" w:rsidRDefault="00A755A5" w:rsidP="00A755A5">
      <w:pPr>
        <w:spacing w:line="256" w:lineRule="auto"/>
        <w:rPr>
          <w:rFonts w:ascii="Verdana" w:eastAsia="Times New Roman" w:hAnsi="Verdana" w:cs="Arial"/>
          <w:bCs/>
          <w:iCs/>
          <w:sz w:val="18"/>
          <w:szCs w:val="18"/>
        </w:rPr>
      </w:pPr>
      <w:r w:rsidRPr="00CA7B5C">
        <w:rPr>
          <w:rFonts w:ascii="Verdana" w:eastAsia="Times New Roman" w:hAnsi="Verdana" w:cs="Arial"/>
          <w:bCs/>
          <w:iCs/>
          <w:sz w:val="18"/>
          <w:szCs w:val="18"/>
        </w:rPr>
        <w:t>Als er niet eenduidig kan worden bepaald of parkeren de hoofdfunctie van het wegvak is, krijgt het code RB (of andere code die voor dat wegvak relevant is).</w:t>
      </w:r>
    </w:p>
    <w:p w14:paraId="66BF88C6" w14:textId="77777777" w:rsidR="00A755A5" w:rsidRPr="00CA7B5C" w:rsidRDefault="00A755A5" w:rsidP="00A755A5">
      <w:pPr>
        <w:spacing w:line="256" w:lineRule="auto"/>
        <w:rPr>
          <w:rFonts w:ascii="Verdana" w:eastAsia="Times New Roman" w:hAnsi="Verdana" w:cs="Arial"/>
          <w:bCs/>
          <w:iCs/>
          <w:sz w:val="18"/>
          <w:szCs w:val="18"/>
        </w:rPr>
      </w:pPr>
    </w:p>
    <w:p w14:paraId="5CEF0405" w14:textId="77777777" w:rsidR="00A755A5" w:rsidRPr="00CA7B5C" w:rsidRDefault="00A755A5" w:rsidP="00A755A5">
      <w:pPr>
        <w:spacing w:line="256" w:lineRule="auto"/>
        <w:rPr>
          <w:rFonts w:ascii="Verdana" w:eastAsia="Times New Roman" w:hAnsi="Verdana" w:cs="Arial"/>
          <w:bCs/>
          <w:iCs/>
          <w:sz w:val="18"/>
          <w:szCs w:val="18"/>
        </w:rPr>
      </w:pPr>
      <w:r w:rsidRPr="00CA7B5C">
        <w:rPr>
          <w:rFonts w:ascii="Verdana" w:eastAsia="Times New Roman" w:hAnsi="Verdana" w:cs="Arial"/>
          <w:bCs/>
          <w:iCs/>
          <w:sz w:val="18"/>
          <w:szCs w:val="18"/>
        </w:rPr>
        <w:t>Bij betaalde parkeerplaatsen achter een slagboom is het van belang dat het NWB een goed routeerbaar en gesloten netwerk blijft. Er mogen daarom geen doodlopende wegvakken met een verplichte rijrichting ontstaan bij de inrit of uitrit. Om dit te voorkomen dient de kortste route van inrit naar uitrit ook ingetekend te worden met BST code PP.</w:t>
      </w:r>
    </w:p>
    <w:p w14:paraId="55A02113" w14:textId="77777777" w:rsidR="00A755A5" w:rsidRDefault="00A755A5" w:rsidP="00E550BC">
      <w:pPr>
        <w:rPr>
          <w:rFonts w:ascii="Verdana" w:eastAsia="Verdana" w:hAnsi="Verdana" w:cs="Times New Roman"/>
          <w:sz w:val="18"/>
        </w:rPr>
      </w:pPr>
    </w:p>
    <w:p w14:paraId="1BEEE237" w14:textId="2D8786BE" w:rsidR="00F30E5D" w:rsidRDefault="00F30E5D" w:rsidP="00E550BC"/>
    <w:p w14:paraId="4803AF64" w14:textId="60AF2640" w:rsidR="00A43CA0" w:rsidRDefault="00A43CA0" w:rsidP="00A43CA0">
      <w:pPr>
        <w:pStyle w:val="Kop2"/>
      </w:pPr>
      <w:bookmarkStart w:id="24" w:name="_Toc171084003"/>
      <w:r>
        <w:t xml:space="preserve">3.5 </w:t>
      </w:r>
      <w:r>
        <w:tab/>
        <w:t>Parkeerplaats tbv carpool</w:t>
      </w:r>
      <w:r w:rsidR="00FD7BDF">
        <w:t xml:space="preserve"> (baansubsoort PC)</w:t>
      </w:r>
      <w:bookmarkEnd w:id="24"/>
    </w:p>
    <w:p w14:paraId="506C69C4" w14:textId="0628B929" w:rsidR="00A43CA0" w:rsidRDefault="00A43CA0" w:rsidP="00A43CA0"/>
    <w:p w14:paraId="262DA6FD" w14:textId="2B1D27E9" w:rsidR="005F7DB7" w:rsidRDefault="005F7DB7" w:rsidP="00A43CA0">
      <w:pPr>
        <w:rPr>
          <w:rFonts w:ascii="Verdana" w:hAnsi="Verdana"/>
          <w:sz w:val="18"/>
          <w:szCs w:val="20"/>
        </w:rPr>
      </w:pPr>
      <w:r>
        <w:rPr>
          <w:rFonts w:ascii="Verdana" w:hAnsi="Verdana"/>
          <w:sz w:val="18"/>
          <w:szCs w:val="20"/>
        </w:rPr>
        <w:t>P</w:t>
      </w:r>
      <w:r w:rsidRPr="005F7DB7">
        <w:rPr>
          <w:rFonts w:ascii="Verdana" w:hAnsi="Verdana"/>
          <w:sz w:val="18"/>
          <w:szCs w:val="20"/>
        </w:rPr>
        <w:t>arkeerplaats, waar men zijn auto kan neerzetten om met een andere automobilist te carpoolen of waar men automobilisten die willen carpoolen, ophaalt; parkeerplaats en/of afhaalplaats voor carpoolers</w:t>
      </w:r>
      <w:r>
        <w:rPr>
          <w:rFonts w:ascii="Verdana" w:hAnsi="Verdana"/>
          <w:sz w:val="18"/>
          <w:szCs w:val="20"/>
        </w:rPr>
        <w:t>.</w:t>
      </w:r>
    </w:p>
    <w:p w14:paraId="394D10B1" w14:textId="3CDF26E5" w:rsidR="004F495E" w:rsidRPr="00B84777" w:rsidRDefault="0096446B" w:rsidP="00A43CA0">
      <w:pPr>
        <w:rPr>
          <w:b/>
          <w:bCs/>
        </w:rPr>
      </w:pPr>
      <w:r>
        <w:rPr>
          <w:rFonts w:ascii="Verdana" w:hAnsi="Verdana"/>
          <w:sz w:val="18"/>
          <w:szCs w:val="20"/>
        </w:rPr>
        <w:t>Een carpoolplaats voldoet aan de overige kenmerken van code PP, en heeft daarnaast een bord E13.</w:t>
      </w:r>
      <w:r w:rsidR="005F7DB7">
        <w:rPr>
          <w:rFonts w:ascii="Verdana" w:hAnsi="Verdana"/>
          <w:sz w:val="18"/>
          <w:szCs w:val="20"/>
        </w:rPr>
        <w:t xml:space="preserve"> </w:t>
      </w:r>
    </w:p>
    <w:p w14:paraId="20316670" w14:textId="77777777" w:rsidR="004F495E" w:rsidRDefault="004F495E" w:rsidP="00A43CA0">
      <w:pPr>
        <w:rPr>
          <w:rFonts w:ascii="Verdana" w:hAnsi="Verdana"/>
          <w:sz w:val="18"/>
          <w:szCs w:val="20"/>
        </w:rPr>
      </w:pPr>
    </w:p>
    <w:p w14:paraId="44E02DC3" w14:textId="32CE0040" w:rsidR="00A43CA0" w:rsidRDefault="00A43CA0" w:rsidP="00A43CA0">
      <w:pPr>
        <w:pStyle w:val="Kop2"/>
      </w:pPr>
      <w:bookmarkStart w:id="25" w:name="_Toc171084004"/>
      <w:r>
        <w:t xml:space="preserve">3.5 </w:t>
      </w:r>
      <w:r>
        <w:tab/>
        <w:t xml:space="preserve">Parkeerplaats P+R (baansubsoort </w:t>
      </w:r>
      <w:r w:rsidR="00FD7BDF">
        <w:t>PR)</w:t>
      </w:r>
      <w:bookmarkEnd w:id="25"/>
    </w:p>
    <w:p w14:paraId="6748630F" w14:textId="77777777" w:rsidR="00A43CA0" w:rsidRDefault="00A43CA0" w:rsidP="00A43CA0"/>
    <w:p w14:paraId="5B40ADE2" w14:textId="77777777" w:rsidR="004126C4" w:rsidRDefault="004126C4" w:rsidP="00A43CA0">
      <w:pPr>
        <w:rPr>
          <w:rFonts w:ascii="Verdana" w:hAnsi="Verdana"/>
          <w:sz w:val="18"/>
          <w:szCs w:val="20"/>
        </w:rPr>
      </w:pPr>
      <w:r w:rsidRPr="00CC457A">
        <w:rPr>
          <w:rFonts w:ascii="Verdana" w:hAnsi="Verdana"/>
          <w:sz w:val="18"/>
          <w:szCs w:val="20"/>
        </w:rPr>
        <w:t xml:space="preserve">P+R staat voor 'Park and Ride'. </w:t>
      </w:r>
      <w:r w:rsidRPr="004126C4">
        <w:rPr>
          <w:rFonts w:ascii="Verdana" w:hAnsi="Verdana"/>
          <w:sz w:val="18"/>
          <w:szCs w:val="20"/>
        </w:rPr>
        <w:t>Deze parkeerterreinen zijn bedoeld voor mensen die hun auto parkeren en verder reizen met het openbaar vervoer naar hun uiteindelijke plaats van bestemming.</w:t>
      </w:r>
    </w:p>
    <w:p w14:paraId="14352925" w14:textId="1BE6BDA8" w:rsidR="007B2F8E" w:rsidRDefault="0096446B" w:rsidP="007B2F8E">
      <w:pPr>
        <w:rPr>
          <w:rFonts w:ascii="Verdana" w:hAnsi="Verdana"/>
          <w:sz w:val="18"/>
          <w:szCs w:val="20"/>
        </w:rPr>
      </w:pPr>
      <w:r>
        <w:rPr>
          <w:rFonts w:ascii="Verdana" w:hAnsi="Verdana"/>
          <w:sz w:val="18"/>
          <w:szCs w:val="20"/>
        </w:rPr>
        <w:t>Een parkeerplaats P+R voldoet aan de overige kenmerken van code PP, en heeft daarnaast een bord E12</w:t>
      </w:r>
      <w:r w:rsidR="00CA043C">
        <w:rPr>
          <w:rFonts w:ascii="Verdana" w:hAnsi="Verdana"/>
          <w:sz w:val="18"/>
          <w:szCs w:val="20"/>
        </w:rPr>
        <w:t>, of andere duidelijke</w:t>
      </w:r>
      <w:r w:rsidR="00F753EA">
        <w:rPr>
          <w:rFonts w:ascii="Verdana" w:hAnsi="Verdana"/>
          <w:sz w:val="18"/>
          <w:szCs w:val="20"/>
        </w:rPr>
        <w:t xml:space="preserve"> aanduiding dat het bestemd is als P+R</w:t>
      </w:r>
      <w:r>
        <w:rPr>
          <w:rFonts w:ascii="Verdana" w:hAnsi="Verdana"/>
          <w:sz w:val="18"/>
          <w:szCs w:val="20"/>
        </w:rPr>
        <w:t xml:space="preserve">. </w:t>
      </w:r>
    </w:p>
    <w:p w14:paraId="2CC7FAC6" w14:textId="5D3A833A" w:rsidR="00C55BF2" w:rsidRDefault="00C55BF2" w:rsidP="00C55BF2">
      <w:pPr>
        <w:pStyle w:val="Kop2"/>
      </w:pPr>
      <w:bookmarkStart w:id="26" w:name="_Toc171084005"/>
      <w:r>
        <w:t xml:space="preserve">3.6 </w:t>
      </w:r>
      <w:r>
        <w:tab/>
        <w:t>Eisen registratie verzorgingsbaan</w:t>
      </w:r>
      <w:bookmarkEnd w:id="26"/>
    </w:p>
    <w:p w14:paraId="5CD45DB6" w14:textId="57E3E16D" w:rsidR="00CB652E" w:rsidRDefault="00CB652E" w:rsidP="00C55BF2">
      <w:pPr>
        <w:rPr>
          <w:rFonts w:ascii="Verdana" w:hAnsi="Verdana"/>
          <w:sz w:val="18"/>
          <w:szCs w:val="20"/>
        </w:rPr>
      </w:pPr>
    </w:p>
    <w:p w14:paraId="427452BA" w14:textId="77777777" w:rsidR="00CB652E" w:rsidRPr="00D9105B" w:rsidRDefault="00CB652E" w:rsidP="00CB652E">
      <w:pPr>
        <w:contextualSpacing/>
        <w:rPr>
          <w:rFonts w:ascii="Verdana" w:eastAsia="Verdana" w:hAnsi="Verdana" w:cs="Times New Roman"/>
        </w:rPr>
      </w:pPr>
      <w:r w:rsidRPr="00D9105B">
        <w:rPr>
          <w:rFonts w:ascii="Verdana" w:eastAsia="Verdana" w:hAnsi="Verdana" w:cs="Times New Roman"/>
        </w:rPr>
        <w:t xml:space="preserve">De hectometrering op een verzorgingsplaats wordt niet opgenomen in het BN. Uitzondering hierop zijn het eerste en het laatste hectometerpunten van een verzorgingsplaats, deze worden wel opgenomen in het BN. </w:t>
      </w:r>
    </w:p>
    <w:p w14:paraId="7CBEE56C" w14:textId="77777777" w:rsidR="00CB652E" w:rsidRDefault="00CB652E" w:rsidP="00C55BF2">
      <w:pPr>
        <w:rPr>
          <w:rFonts w:ascii="Verdana" w:hAnsi="Verdana"/>
          <w:sz w:val="18"/>
          <w:szCs w:val="20"/>
        </w:rPr>
      </w:pPr>
    </w:p>
    <w:p w14:paraId="5D26FC90" w14:textId="3BB40C96" w:rsidR="00E550BC" w:rsidRDefault="00E550BC" w:rsidP="007B2F8E">
      <w:pPr>
        <w:rPr>
          <w:rFonts w:ascii="Verdana" w:hAnsi="Verdana"/>
          <w:sz w:val="18"/>
          <w:szCs w:val="20"/>
        </w:rPr>
      </w:pPr>
    </w:p>
    <w:p w14:paraId="05539C08" w14:textId="73958198" w:rsidR="00E550BC" w:rsidRDefault="00E550BC" w:rsidP="007B2F8E">
      <w:pPr>
        <w:rPr>
          <w:rFonts w:ascii="Verdana" w:hAnsi="Verdana"/>
          <w:sz w:val="18"/>
          <w:szCs w:val="20"/>
        </w:rPr>
      </w:pPr>
    </w:p>
    <w:p w14:paraId="4999A83E" w14:textId="77777777" w:rsidR="00E550BC" w:rsidRPr="007B2F8E" w:rsidRDefault="00E550BC" w:rsidP="007B2F8E">
      <w:pPr>
        <w:rPr>
          <w:rFonts w:ascii="Verdana" w:hAnsi="Verdana"/>
          <w:sz w:val="18"/>
          <w:szCs w:val="20"/>
        </w:rPr>
      </w:pPr>
    </w:p>
    <w:p w14:paraId="7DB04F70" w14:textId="77777777" w:rsidR="00333396" w:rsidRPr="00333396" w:rsidRDefault="00333396" w:rsidP="00333396"/>
    <w:p w14:paraId="5E9F82F7" w14:textId="77777777" w:rsidR="00D53191" w:rsidRDefault="00D53191">
      <w:pPr>
        <w:spacing w:line="259" w:lineRule="auto"/>
        <w:rPr>
          <w:rFonts w:asciiTheme="majorHAnsi" w:eastAsiaTheme="majorEastAsia" w:hAnsiTheme="majorHAnsi" w:cstheme="majorBidi"/>
          <w:color w:val="2F5496" w:themeColor="accent1" w:themeShade="BF"/>
          <w:sz w:val="32"/>
          <w:szCs w:val="32"/>
        </w:rPr>
      </w:pPr>
      <w:r>
        <w:br w:type="page"/>
      </w:r>
    </w:p>
    <w:p w14:paraId="0A8ED226" w14:textId="4C1F0F6C" w:rsidR="00DF406B" w:rsidRPr="008F5A9B" w:rsidRDefault="00DF406B" w:rsidP="00545DA7">
      <w:pPr>
        <w:pStyle w:val="Kop1"/>
        <w:numPr>
          <w:ilvl w:val="0"/>
          <w:numId w:val="22"/>
        </w:numPr>
        <w:ind w:hanging="720"/>
      </w:pPr>
      <w:bookmarkStart w:id="27" w:name="_Toc171084006"/>
      <w:r w:rsidRPr="008F5A9B">
        <w:lastRenderedPageBreak/>
        <w:t>OV-baan</w:t>
      </w:r>
      <w:r w:rsidR="003F1AFF">
        <w:t xml:space="preserve"> (baansoort)</w:t>
      </w:r>
      <w:bookmarkEnd w:id="27"/>
    </w:p>
    <w:p w14:paraId="706996A5" w14:textId="70C5B9F3" w:rsidR="006D2CF3" w:rsidRPr="00F16D7A" w:rsidRDefault="006D2CF3">
      <w:pPr>
        <w:rPr>
          <w:rFonts w:ascii="Verdana" w:hAnsi="Verdana"/>
          <w:sz w:val="18"/>
          <w:szCs w:val="18"/>
        </w:rPr>
      </w:pPr>
      <w:r w:rsidRPr="00F16D7A">
        <w:rPr>
          <w:rFonts w:ascii="Verdana" w:hAnsi="Verdana"/>
          <w:sz w:val="18"/>
          <w:szCs w:val="18"/>
        </w:rPr>
        <w:t>Baan</w:t>
      </w:r>
      <w:r w:rsidR="0015557A" w:rsidRPr="00F16D7A">
        <w:rPr>
          <w:rFonts w:ascii="Verdana" w:hAnsi="Verdana"/>
          <w:sz w:val="18"/>
          <w:szCs w:val="18"/>
        </w:rPr>
        <w:t>subsoort</w:t>
      </w:r>
      <w:r w:rsidR="00880217" w:rsidRPr="00F16D7A">
        <w:rPr>
          <w:rFonts w:ascii="Verdana" w:hAnsi="Verdana"/>
          <w:sz w:val="18"/>
          <w:szCs w:val="18"/>
        </w:rPr>
        <w:t xml:space="preserve"> OV-baan </w:t>
      </w:r>
      <w:r w:rsidR="003F1AFF" w:rsidRPr="00F16D7A">
        <w:rPr>
          <w:rFonts w:ascii="Verdana" w:hAnsi="Verdana"/>
          <w:sz w:val="18"/>
          <w:szCs w:val="18"/>
        </w:rPr>
        <w:t>bestaat uit 2 baansubsoorten:</w:t>
      </w:r>
      <w:r w:rsidR="00880217" w:rsidRPr="00F16D7A">
        <w:rPr>
          <w:rFonts w:ascii="Verdana" w:hAnsi="Verdana"/>
          <w:sz w:val="18"/>
          <w:szCs w:val="18"/>
        </w:rPr>
        <w:t xml:space="preserve"> </w:t>
      </w:r>
    </w:p>
    <w:p w14:paraId="40DC2A71" w14:textId="77777777" w:rsidR="003F1AFF" w:rsidRPr="00F16D7A" w:rsidRDefault="003F1AFF" w:rsidP="003F1AFF">
      <w:pPr>
        <w:pStyle w:val="Lijstalinea"/>
        <w:numPr>
          <w:ilvl w:val="0"/>
          <w:numId w:val="5"/>
        </w:numPr>
        <w:rPr>
          <w:rFonts w:ascii="Verdana" w:hAnsi="Verdana"/>
          <w:sz w:val="18"/>
          <w:szCs w:val="18"/>
        </w:rPr>
      </w:pPr>
      <w:r w:rsidRPr="00F16D7A">
        <w:rPr>
          <w:rFonts w:ascii="Verdana" w:hAnsi="Verdana"/>
          <w:sz w:val="18"/>
          <w:szCs w:val="18"/>
        </w:rPr>
        <w:t>Busbaan</w:t>
      </w:r>
    </w:p>
    <w:p w14:paraId="6B4A5940" w14:textId="77777777" w:rsidR="00973B3E" w:rsidRDefault="0015557A" w:rsidP="008F5A9B">
      <w:pPr>
        <w:pStyle w:val="Lijstalinea"/>
        <w:numPr>
          <w:ilvl w:val="0"/>
          <w:numId w:val="5"/>
        </w:numPr>
        <w:rPr>
          <w:rFonts w:ascii="Verdana" w:hAnsi="Verdana"/>
          <w:sz w:val="18"/>
          <w:szCs w:val="18"/>
        </w:rPr>
      </w:pPr>
      <w:r w:rsidRPr="00F16D7A">
        <w:rPr>
          <w:rFonts w:ascii="Verdana" w:hAnsi="Verdana"/>
          <w:sz w:val="18"/>
          <w:szCs w:val="18"/>
        </w:rPr>
        <w:t>OV-baan</w:t>
      </w:r>
    </w:p>
    <w:p w14:paraId="52199A86" w14:textId="11033CFE" w:rsidR="00973B3E" w:rsidRPr="00D61E65" w:rsidRDefault="00D61E65" w:rsidP="00973B3E">
      <w:pPr>
        <w:rPr>
          <w:rFonts w:ascii="Verdana" w:hAnsi="Verdana"/>
          <w:sz w:val="18"/>
          <w:szCs w:val="18"/>
        </w:rPr>
      </w:pPr>
      <w:r>
        <w:rPr>
          <w:rFonts w:ascii="Verdana" w:hAnsi="Verdana"/>
          <w:sz w:val="18"/>
          <w:szCs w:val="18"/>
        </w:rPr>
        <w:t>Deze baansoort wordt alleen gebruikt als er een gescheiden rijbaan is voor gebruik door bussen of OV. Bij busstroken of tramrails op een rijbaan krijgt die nog steeds code RB (of een andere relevante code)</w:t>
      </w:r>
    </w:p>
    <w:p w14:paraId="3600E67E" w14:textId="1E661F07" w:rsidR="00506497" w:rsidRPr="00973B3E" w:rsidRDefault="008040A3" w:rsidP="00973B3E">
      <w:pPr>
        <w:pStyle w:val="Kop2"/>
        <w:rPr>
          <w:rFonts w:ascii="Verdana" w:hAnsi="Verdana"/>
          <w:sz w:val="18"/>
          <w:szCs w:val="18"/>
        </w:rPr>
      </w:pPr>
      <w:bookmarkStart w:id="28" w:name="_Toc171084007"/>
      <w:r w:rsidRPr="008F5A9B">
        <w:t>Busbaan</w:t>
      </w:r>
      <w:r w:rsidR="00DF406B" w:rsidRPr="008F5A9B">
        <w:t xml:space="preserve"> (baansubsoort</w:t>
      </w:r>
      <w:r w:rsidR="00EF1309">
        <w:t xml:space="preserve"> BU</w:t>
      </w:r>
      <w:r w:rsidR="00D61E65">
        <w:t>S</w:t>
      </w:r>
      <w:r w:rsidR="00DF406B" w:rsidRPr="008F5A9B">
        <w:t>)</w:t>
      </w:r>
      <w:bookmarkEnd w:id="28"/>
    </w:p>
    <w:p w14:paraId="46CFB438" w14:textId="77777777" w:rsidR="007424FF" w:rsidRPr="007424FF" w:rsidRDefault="007424FF" w:rsidP="007424FF"/>
    <w:p w14:paraId="74054ACF" w14:textId="5D7F065A" w:rsidR="008040A3" w:rsidRPr="00F16D7A" w:rsidRDefault="008040A3">
      <w:pPr>
        <w:rPr>
          <w:rFonts w:ascii="Verdana" w:hAnsi="Verdana"/>
          <w:b/>
          <w:bCs/>
          <w:sz w:val="18"/>
          <w:szCs w:val="18"/>
        </w:rPr>
      </w:pPr>
      <w:r w:rsidRPr="00F16D7A">
        <w:rPr>
          <w:rFonts w:ascii="Verdana" w:hAnsi="Verdana"/>
          <w:b/>
          <w:bCs/>
          <w:sz w:val="18"/>
          <w:szCs w:val="18"/>
        </w:rPr>
        <w:t>Beschrijving</w:t>
      </w:r>
    </w:p>
    <w:p w14:paraId="076F4422" w14:textId="4182737A" w:rsidR="008040A3" w:rsidRPr="00F16D7A" w:rsidRDefault="008040A3" w:rsidP="008040A3">
      <w:pPr>
        <w:ind w:left="720"/>
        <w:contextualSpacing/>
        <w:rPr>
          <w:rFonts w:ascii="Verdana" w:eastAsia="Verdana" w:hAnsi="Verdana" w:cs="Times New Roman"/>
          <w:sz w:val="18"/>
          <w:szCs w:val="18"/>
        </w:rPr>
      </w:pPr>
      <w:r w:rsidRPr="00F16D7A">
        <w:rPr>
          <w:rFonts w:ascii="Verdana" w:eastAsia="Verdana" w:hAnsi="Verdana" w:cs="Times New Roman"/>
          <w:sz w:val="18"/>
          <w:szCs w:val="18"/>
        </w:rPr>
        <w:t>Rijbaan bestemd voor autobussen ten behoeve van het openbaar vervoer en andere erop toegelaten motorvoertuigen Toelichting: Een busbaan wordt veelal aangeduid door de tekst BUS op het verhardingsoppervlak (CROW)</w:t>
      </w:r>
    </w:p>
    <w:p w14:paraId="79567B2C" w14:textId="05C045EB" w:rsidR="008040A3" w:rsidRPr="00F16D7A" w:rsidRDefault="008040A3" w:rsidP="008040A3">
      <w:pPr>
        <w:contextualSpacing/>
        <w:rPr>
          <w:rFonts w:ascii="Verdana" w:eastAsia="Verdana" w:hAnsi="Verdana" w:cs="Times New Roman"/>
          <w:sz w:val="18"/>
          <w:szCs w:val="18"/>
        </w:rPr>
      </w:pPr>
    </w:p>
    <w:p w14:paraId="3C46F075" w14:textId="3032DFA0" w:rsidR="008040A3" w:rsidRPr="00CB61A8" w:rsidRDefault="000C0361" w:rsidP="008040A3">
      <w:pPr>
        <w:contextualSpacing/>
        <w:rPr>
          <w:rFonts w:ascii="Verdana" w:eastAsia="Verdana" w:hAnsi="Verdana" w:cs="Times New Roman"/>
          <w:b/>
          <w:bCs/>
          <w:sz w:val="18"/>
          <w:szCs w:val="18"/>
        </w:rPr>
      </w:pPr>
      <w:r>
        <w:rPr>
          <w:rFonts w:ascii="Verdana" w:eastAsia="Verdana" w:hAnsi="Verdana" w:cs="Times New Roman"/>
          <w:b/>
          <w:bCs/>
          <w:sz w:val="18"/>
          <w:szCs w:val="18"/>
        </w:rPr>
        <w:t>Eisen</w:t>
      </w:r>
    </w:p>
    <w:p w14:paraId="14A88DA9" w14:textId="214F4E8F" w:rsidR="008040A3" w:rsidRPr="00F16D7A" w:rsidRDefault="008040A3" w:rsidP="008040A3">
      <w:pPr>
        <w:contextualSpacing/>
        <w:rPr>
          <w:rFonts w:ascii="Verdana" w:eastAsia="Verdana" w:hAnsi="Verdana" w:cs="Times New Roman"/>
          <w:sz w:val="18"/>
          <w:szCs w:val="18"/>
        </w:rPr>
      </w:pPr>
    </w:p>
    <w:p w14:paraId="12EC1BFC" w14:textId="42F71AE1" w:rsidR="00653F0F" w:rsidRPr="001725A7" w:rsidRDefault="00D61E65" w:rsidP="001725A7">
      <w:pPr>
        <w:rPr>
          <w:rFonts w:ascii="Verdana" w:eastAsia="Verdana" w:hAnsi="Verdana" w:cs="Times New Roman"/>
          <w:sz w:val="18"/>
          <w:szCs w:val="18"/>
        </w:rPr>
      </w:pPr>
      <w:r>
        <w:rPr>
          <w:rFonts w:ascii="Verdana" w:eastAsia="Verdana" w:hAnsi="Verdana" w:cs="Times New Roman"/>
          <w:sz w:val="18"/>
          <w:szCs w:val="18"/>
        </w:rPr>
        <w:t>Tekst met BUS of LIJNBUS aangebracht op de verharding.</w:t>
      </w:r>
    </w:p>
    <w:p w14:paraId="6C215B7A" w14:textId="5976F08C" w:rsidR="00653F0F" w:rsidRDefault="00653F0F" w:rsidP="001725A7">
      <w:pPr>
        <w:rPr>
          <w:rFonts w:ascii="Verdana" w:eastAsia="Verdana" w:hAnsi="Verdana" w:cs="Times New Roman"/>
          <w:sz w:val="18"/>
          <w:szCs w:val="18"/>
        </w:rPr>
      </w:pPr>
      <w:r>
        <w:rPr>
          <w:rFonts w:ascii="Verdana" w:eastAsia="Verdana" w:hAnsi="Verdana" w:cs="Times New Roman"/>
          <w:sz w:val="18"/>
          <w:szCs w:val="18"/>
        </w:rPr>
        <w:t>Aanwezigheid busstoplichten zonder standaard stoplichten</w:t>
      </w:r>
      <w:r w:rsidR="00D61E65">
        <w:rPr>
          <w:rFonts w:ascii="Verdana" w:eastAsia="Verdana" w:hAnsi="Verdana" w:cs="Times New Roman"/>
          <w:sz w:val="18"/>
          <w:szCs w:val="18"/>
        </w:rPr>
        <w:t>.</w:t>
      </w:r>
    </w:p>
    <w:p w14:paraId="6A737F27" w14:textId="1691264C" w:rsidR="00653F0F" w:rsidRDefault="00653F0F" w:rsidP="001725A7">
      <w:pPr>
        <w:rPr>
          <w:rFonts w:ascii="Verdana" w:eastAsia="Verdana" w:hAnsi="Verdana" w:cs="Times New Roman"/>
          <w:sz w:val="18"/>
          <w:szCs w:val="18"/>
        </w:rPr>
      </w:pPr>
      <w:r>
        <w:rPr>
          <w:rFonts w:ascii="Verdana" w:eastAsia="Verdana" w:hAnsi="Verdana" w:cs="Times New Roman"/>
          <w:sz w:val="18"/>
          <w:szCs w:val="18"/>
        </w:rPr>
        <w:t>C1 met onderbord</w:t>
      </w:r>
      <w:r w:rsidR="00D61E65">
        <w:rPr>
          <w:rFonts w:ascii="Verdana" w:eastAsia="Verdana" w:hAnsi="Verdana" w:cs="Times New Roman"/>
          <w:sz w:val="18"/>
          <w:szCs w:val="18"/>
        </w:rPr>
        <w:t>.</w:t>
      </w:r>
    </w:p>
    <w:p w14:paraId="60F73125" w14:textId="367DE399" w:rsidR="00653F0F" w:rsidRDefault="00653F0F" w:rsidP="001725A7">
      <w:pPr>
        <w:rPr>
          <w:rFonts w:ascii="Verdana" w:eastAsia="Verdana" w:hAnsi="Verdana" w:cs="Times New Roman"/>
          <w:sz w:val="18"/>
          <w:szCs w:val="18"/>
        </w:rPr>
      </w:pPr>
      <w:r>
        <w:rPr>
          <w:rFonts w:ascii="Verdana" w:eastAsia="Verdana" w:hAnsi="Verdana" w:cs="Times New Roman"/>
          <w:sz w:val="18"/>
          <w:szCs w:val="18"/>
        </w:rPr>
        <w:t xml:space="preserve">Parallelconstructie naast doorgaande weg voor </w:t>
      </w:r>
      <w:r w:rsidR="003F4A55">
        <w:rPr>
          <w:rFonts w:ascii="Verdana" w:eastAsia="Verdana" w:hAnsi="Verdana" w:cs="Times New Roman"/>
          <w:sz w:val="18"/>
          <w:szCs w:val="18"/>
        </w:rPr>
        <w:t>auto</w:t>
      </w:r>
      <w:r>
        <w:rPr>
          <w:rFonts w:ascii="Verdana" w:eastAsia="Verdana" w:hAnsi="Verdana" w:cs="Times New Roman"/>
          <w:sz w:val="18"/>
          <w:szCs w:val="18"/>
        </w:rPr>
        <w:t>verkeer</w:t>
      </w:r>
      <w:r w:rsidR="00D61E65">
        <w:rPr>
          <w:rFonts w:ascii="Verdana" w:eastAsia="Verdana" w:hAnsi="Verdana" w:cs="Times New Roman"/>
          <w:sz w:val="18"/>
          <w:szCs w:val="18"/>
        </w:rPr>
        <w:t>.</w:t>
      </w:r>
    </w:p>
    <w:p w14:paraId="0B53A88B" w14:textId="6D0D68E4" w:rsidR="00D61E65" w:rsidRDefault="00D61E65" w:rsidP="001725A7">
      <w:pPr>
        <w:rPr>
          <w:rFonts w:ascii="Verdana" w:eastAsia="Verdana" w:hAnsi="Verdana" w:cs="Times New Roman"/>
          <w:sz w:val="18"/>
          <w:szCs w:val="18"/>
        </w:rPr>
      </w:pPr>
      <w:r>
        <w:rPr>
          <w:rFonts w:ascii="Verdana" w:eastAsia="Verdana" w:hAnsi="Verdana" w:cs="Times New Roman"/>
          <w:sz w:val="18"/>
          <w:szCs w:val="18"/>
        </w:rPr>
        <w:t>Bussluis om de rijbaan alleen toegankelijk te maken voor bussen.</w:t>
      </w:r>
    </w:p>
    <w:p w14:paraId="3A45E116" w14:textId="6871B3D9" w:rsidR="00D61E65" w:rsidRPr="00D61E65" w:rsidRDefault="00D61E65" w:rsidP="001725A7">
      <w:pPr>
        <w:rPr>
          <w:rFonts w:ascii="Verdana" w:eastAsia="Verdana" w:hAnsi="Verdana" w:cs="Times New Roman"/>
          <w:sz w:val="18"/>
          <w:szCs w:val="18"/>
        </w:rPr>
      </w:pPr>
      <w:r>
        <w:rPr>
          <w:rFonts w:ascii="Verdana" w:eastAsia="Verdana" w:hAnsi="Verdana" w:cs="Times New Roman"/>
          <w:sz w:val="18"/>
          <w:szCs w:val="18"/>
        </w:rPr>
        <w:t>Bushaltes direct aan de doorgaande rijstrook.</w:t>
      </w:r>
    </w:p>
    <w:p w14:paraId="39B99EBE" w14:textId="55E29E5A" w:rsidR="00647BEE" w:rsidRPr="00C17991" w:rsidRDefault="00647BEE" w:rsidP="00C17991">
      <w:pPr>
        <w:pStyle w:val="Kop2"/>
        <w:rPr>
          <w:rFonts w:eastAsia="Verdana"/>
        </w:rPr>
      </w:pPr>
      <w:bookmarkStart w:id="29" w:name="_Toc171084008"/>
      <w:r w:rsidRPr="00C17991">
        <w:rPr>
          <w:rFonts w:eastAsia="Verdana"/>
        </w:rPr>
        <w:t>OV-baan</w:t>
      </w:r>
      <w:r w:rsidR="00C26604">
        <w:rPr>
          <w:rFonts w:eastAsia="Verdana"/>
        </w:rPr>
        <w:t xml:space="preserve"> (baansubsoort</w:t>
      </w:r>
      <w:r w:rsidR="00EF1309">
        <w:rPr>
          <w:rFonts w:eastAsia="Verdana"/>
        </w:rPr>
        <w:t xml:space="preserve"> OVB</w:t>
      </w:r>
      <w:r w:rsidR="00C26604">
        <w:rPr>
          <w:rFonts w:eastAsia="Verdana"/>
        </w:rPr>
        <w:t>)</w:t>
      </w:r>
      <w:bookmarkEnd w:id="29"/>
    </w:p>
    <w:p w14:paraId="4C286D7D" w14:textId="77777777" w:rsidR="00C17991" w:rsidRPr="00C17991" w:rsidRDefault="00C17991" w:rsidP="00C17991">
      <w:pPr>
        <w:ind w:left="360"/>
        <w:rPr>
          <w:rFonts w:ascii="Verdana" w:eastAsia="Verdana" w:hAnsi="Verdana" w:cs="Times New Roman"/>
          <w:sz w:val="18"/>
          <w:szCs w:val="18"/>
        </w:rPr>
      </w:pPr>
    </w:p>
    <w:p w14:paraId="505D4DDE" w14:textId="20D71A49" w:rsidR="008040A3" w:rsidRDefault="00C13CCC" w:rsidP="008040A3">
      <w:pPr>
        <w:rPr>
          <w:rFonts w:ascii="Verdana" w:eastAsia="Verdana" w:hAnsi="Verdana" w:cs="Times New Roman"/>
          <w:sz w:val="18"/>
          <w:szCs w:val="18"/>
        </w:rPr>
      </w:pPr>
      <w:r w:rsidRPr="00C13CCC">
        <w:rPr>
          <w:rFonts w:ascii="Verdana" w:eastAsia="Verdana" w:hAnsi="Verdana" w:cs="Times New Roman"/>
          <w:sz w:val="18"/>
          <w:szCs w:val="18"/>
        </w:rPr>
        <w:t>Wegdeel dat uitsluitend is bestemd en gemarkeerd voor openbaar vervoer en afgescheiden is van de andere wegdelen niet uitsluitend door markering. (bron: BGT)</w:t>
      </w:r>
    </w:p>
    <w:p w14:paraId="5EAD274E" w14:textId="7A58AEEB" w:rsidR="00653F0F" w:rsidRPr="00D61E65" w:rsidRDefault="00653F0F" w:rsidP="008040A3">
      <w:pPr>
        <w:rPr>
          <w:rFonts w:ascii="Verdana" w:eastAsia="Verdana" w:hAnsi="Verdana" w:cs="Times New Roman"/>
          <w:sz w:val="18"/>
          <w:szCs w:val="18"/>
        </w:rPr>
      </w:pPr>
      <w:r w:rsidRPr="00D61E65">
        <w:rPr>
          <w:rFonts w:ascii="Verdana" w:eastAsia="Verdana" w:hAnsi="Verdana" w:cs="Times New Roman"/>
          <w:sz w:val="18"/>
          <w:szCs w:val="18"/>
        </w:rPr>
        <w:t>Kenmerken van code BUS</w:t>
      </w:r>
    </w:p>
    <w:p w14:paraId="17BD724F" w14:textId="36A5F756" w:rsidR="00C13CCC" w:rsidRPr="00D61E65" w:rsidRDefault="00653F0F" w:rsidP="008040A3">
      <w:pPr>
        <w:rPr>
          <w:rFonts w:ascii="Verdana" w:eastAsia="Verdana" w:hAnsi="Verdana" w:cs="Times New Roman"/>
          <w:sz w:val="18"/>
          <w:szCs w:val="18"/>
        </w:rPr>
      </w:pPr>
      <w:r w:rsidRPr="00D61E65">
        <w:rPr>
          <w:rFonts w:ascii="Verdana" w:eastAsia="Verdana" w:hAnsi="Verdana" w:cs="Times New Roman"/>
          <w:sz w:val="18"/>
          <w:szCs w:val="18"/>
        </w:rPr>
        <w:t>Aanwezigheid tramrails op rijbaan</w:t>
      </w:r>
    </w:p>
    <w:p w14:paraId="43A8FA49" w14:textId="77777777" w:rsidR="007424FF" w:rsidRDefault="007424FF">
      <w:pPr>
        <w:rPr>
          <w:rFonts w:ascii="Verdana" w:eastAsia="Verdana" w:hAnsi="Verdana" w:cs="Times New Roman"/>
          <w:b/>
          <w:bCs/>
          <w:sz w:val="24"/>
          <w:szCs w:val="24"/>
        </w:rPr>
      </w:pPr>
      <w:r>
        <w:rPr>
          <w:rFonts w:ascii="Verdana" w:eastAsia="Verdana" w:hAnsi="Verdana" w:cs="Times New Roman"/>
          <w:b/>
          <w:bCs/>
          <w:sz w:val="24"/>
          <w:szCs w:val="24"/>
        </w:rPr>
        <w:br w:type="page"/>
      </w:r>
    </w:p>
    <w:p w14:paraId="43DC2307" w14:textId="01C081A8" w:rsidR="00380DCF" w:rsidRDefault="00380DCF" w:rsidP="00545DA7">
      <w:pPr>
        <w:pStyle w:val="Kop1"/>
        <w:numPr>
          <w:ilvl w:val="0"/>
          <w:numId w:val="22"/>
        </w:numPr>
        <w:rPr>
          <w:rFonts w:eastAsia="Verdana"/>
        </w:rPr>
      </w:pPr>
      <w:bookmarkStart w:id="30" w:name="_Toc171084009"/>
      <w:r w:rsidRPr="008040A3">
        <w:rPr>
          <w:rFonts w:eastAsia="Verdana"/>
        </w:rPr>
        <w:lastRenderedPageBreak/>
        <w:t>Rotonde</w:t>
      </w:r>
      <w:r>
        <w:rPr>
          <w:rFonts w:eastAsia="Verdana"/>
        </w:rPr>
        <w:t xml:space="preserve"> (Baansoort)</w:t>
      </w:r>
      <w:bookmarkEnd w:id="30"/>
    </w:p>
    <w:p w14:paraId="2549D0AB" w14:textId="77777777" w:rsidR="0096053F" w:rsidRDefault="0096053F" w:rsidP="00380DCF">
      <w:pPr>
        <w:rPr>
          <w:rFonts w:ascii="Verdana" w:eastAsia="Verdana" w:hAnsi="Verdana" w:cs="Times New Roman"/>
        </w:rPr>
      </w:pPr>
    </w:p>
    <w:p w14:paraId="6F38AB77" w14:textId="5AEB909F" w:rsidR="00380DCF" w:rsidRPr="001008E8" w:rsidRDefault="0067236E" w:rsidP="00380DCF">
      <w:pPr>
        <w:rPr>
          <w:rFonts w:ascii="Verdana" w:eastAsia="Verdana" w:hAnsi="Verdana" w:cs="Times New Roman"/>
          <w:b/>
          <w:bCs/>
          <w:sz w:val="18"/>
          <w:szCs w:val="18"/>
        </w:rPr>
      </w:pPr>
      <w:r w:rsidRPr="001008E8">
        <w:rPr>
          <w:rFonts w:ascii="Verdana" w:eastAsia="Verdana" w:hAnsi="Verdana" w:cs="Times New Roman"/>
          <w:b/>
          <w:bCs/>
          <w:sz w:val="18"/>
          <w:szCs w:val="18"/>
        </w:rPr>
        <w:t>Baansubsoort</w:t>
      </w:r>
      <w:r w:rsidR="0096053F" w:rsidRPr="001008E8">
        <w:rPr>
          <w:rFonts w:ascii="Verdana" w:eastAsia="Verdana" w:hAnsi="Verdana" w:cs="Times New Roman"/>
          <w:b/>
          <w:bCs/>
          <w:sz w:val="18"/>
          <w:szCs w:val="18"/>
        </w:rPr>
        <w:t>en</w:t>
      </w:r>
    </w:p>
    <w:p w14:paraId="063802AA" w14:textId="69A86343" w:rsidR="0067236E" w:rsidRPr="001008E8" w:rsidRDefault="0067236E" w:rsidP="0096053F">
      <w:pPr>
        <w:pStyle w:val="Lijstalinea"/>
        <w:numPr>
          <w:ilvl w:val="0"/>
          <w:numId w:val="6"/>
        </w:numPr>
        <w:rPr>
          <w:rFonts w:ascii="Verdana" w:eastAsia="Verdana" w:hAnsi="Verdana" w:cs="Times New Roman"/>
          <w:sz w:val="18"/>
          <w:szCs w:val="18"/>
        </w:rPr>
      </w:pPr>
      <w:r w:rsidRPr="001008E8">
        <w:rPr>
          <w:rFonts w:ascii="Verdana" w:eastAsia="Verdana" w:hAnsi="Verdana" w:cs="Times New Roman"/>
          <w:sz w:val="18"/>
          <w:szCs w:val="18"/>
        </w:rPr>
        <w:t>Normale rotondebaan</w:t>
      </w:r>
    </w:p>
    <w:p w14:paraId="7BF4E943" w14:textId="28714FE3" w:rsidR="0067236E" w:rsidRPr="001008E8" w:rsidRDefault="0067236E" w:rsidP="0096053F">
      <w:pPr>
        <w:pStyle w:val="Lijstalinea"/>
        <w:numPr>
          <w:ilvl w:val="0"/>
          <w:numId w:val="6"/>
        </w:numPr>
        <w:rPr>
          <w:rFonts w:ascii="Verdana" w:eastAsia="Verdana" w:hAnsi="Verdana" w:cs="Times New Roman"/>
          <w:sz w:val="18"/>
          <w:szCs w:val="18"/>
        </w:rPr>
      </w:pPr>
      <w:r w:rsidRPr="001008E8">
        <w:rPr>
          <w:rFonts w:ascii="Verdana" w:eastAsia="Verdana" w:hAnsi="Verdana" w:cs="Times New Roman"/>
          <w:sz w:val="18"/>
          <w:szCs w:val="18"/>
        </w:rPr>
        <w:t>Grote rotondebaan</w:t>
      </w:r>
    </w:p>
    <w:p w14:paraId="1E12828C" w14:textId="3F05B40F" w:rsidR="0096053F" w:rsidRPr="001008E8" w:rsidRDefault="0096053F" w:rsidP="0096053F">
      <w:pPr>
        <w:pStyle w:val="Lijstalinea"/>
        <w:numPr>
          <w:ilvl w:val="0"/>
          <w:numId w:val="6"/>
        </w:numPr>
        <w:rPr>
          <w:rFonts w:ascii="Verdana" w:eastAsia="Verdana" w:hAnsi="Verdana" w:cs="Times New Roman"/>
          <w:sz w:val="18"/>
          <w:szCs w:val="18"/>
        </w:rPr>
      </w:pPr>
      <w:r w:rsidRPr="001008E8">
        <w:rPr>
          <w:rFonts w:ascii="Verdana" w:eastAsia="Verdana" w:hAnsi="Verdana" w:cs="Times New Roman"/>
          <w:sz w:val="18"/>
          <w:szCs w:val="18"/>
        </w:rPr>
        <w:t>Turborotondebaan</w:t>
      </w:r>
    </w:p>
    <w:p w14:paraId="5EA51CFB" w14:textId="7FFD85D0" w:rsidR="0067236E" w:rsidRPr="001008E8" w:rsidRDefault="001008E8" w:rsidP="00380DCF">
      <w:pPr>
        <w:rPr>
          <w:rFonts w:ascii="Verdana" w:eastAsia="Verdana" w:hAnsi="Verdana" w:cs="Times New Roman"/>
          <w:bCs/>
          <w:sz w:val="18"/>
          <w:szCs w:val="18"/>
        </w:rPr>
      </w:pPr>
      <w:r>
        <w:rPr>
          <w:rFonts w:ascii="Verdana" w:eastAsia="Verdana" w:hAnsi="Verdana" w:cs="Times New Roman"/>
          <w:bCs/>
          <w:sz w:val="18"/>
          <w:szCs w:val="18"/>
        </w:rPr>
        <w:t>Een gehele rotonde dient altijd op alle wegvakken dezelfde BST code te hebben. Een rotonde kan dus niet een combinatie hebben van bijvoorbeeld deels normale rotondebaan en deels turborotondebaan</w:t>
      </w:r>
    </w:p>
    <w:p w14:paraId="6C16F1F5" w14:textId="77777777" w:rsidR="00380DCF" w:rsidRPr="001008E8" w:rsidRDefault="00380DCF" w:rsidP="00380DCF">
      <w:pPr>
        <w:rPr>
          <w:rFonts w:ascii="Verdana" w:eastAsia="Verdana" w:hAnsi="Verdana" w:cs="Times New Roman"/>
          <w:b/>
          <w:bCs/>
          <w:sz w:val="18"/>
          <w:szCs w:val="18"/>
        </w:rPr>
      </w:pPr>
      <w:r w:rsidRPr="001008E8">
        <w:rPr>
          <w:rFonts w:ascii="Verdana" w:eastAsia="Verdana" w:hAnsi="Verdana" w:cs="Times New Roman"/>
          <w:b/>
          <w:bCs/>
          <w:sz w:val="18"/>
          <w:szCs w:val="18"/>
        </w:rPr>
        <w:t>Beschrijving</w:t>
      </w:r>
    </w:p>
    <w:p w14:paraId="79138473" w14:textId="77777777" w:rsidR="00380DCF" w:rsidRPr="001008E8" w:rsidRDefault="00380DCF" w:rsidP="00380DCF">
      <w:pPr>
        <w:ind w:left="227"/>
        <w:rPr>
          <w:rFonts w:ascii="Verdana" w:eastAsia="Verdana" w:hAnsi="Verdana" w:cs="Times New Roman"/>
          <w:sz w:val="18"/>
          <w:szCs w:val="18"/>
        </w:rPr>
      </w:pPr>
      <w:r w:rsidRPr="001008E8">
        <w:rPr>
          <w:rFonts w:ascii="Verdana" w:eastAsia="Verdana" w:hAnsi="Verdana" w:cs="Times New Roman"/>
          <w:sz w:val="18"/>
          <w:szCs w:val="18"/>
        </w:rPr>
        <w:t>Wegknoop waarop het verkeer voorrang heeft en waarop de wegen radiaal aansluiten.</w:t>
      </w:r>
    </w:p>
    <w:p w14:paraId="7CCD16BA" w14:textId="6AAA08A0" w:rsidR="00380DCF" w:rsidRPr="001008E8" w:rsidRDefault="00380DCF" w:rsidP="00380DCF">
      <w:pPr>
        <w:ind w:left="227"/>
        <w:rPr>
          <w:rFonts w:ascii="Verdana" w:eastAsia="Verdana" w:hAnsi="Verdana" w:cs="Times New Roman"/>
          <w:sz w:val="18"/>
          <w:szCs w:val="18"/>
        </w:rPr>
      </w:pPr>
      <w:r w:rsidRPr="001008E8">
        <w:rPr>
          <w:rFonts w:ascii="Verdana" w:eastAsia="Verdana" w:hAnsi="Verdana" w:cs="Times New Roman"/>
          <w:sz w:val="18"/>
          <w:szCs w:val="18"/>
        </w:rPr>
        <w:t>Een rotonde is een gelijkvloers kruispunt waar het verkeer in een rondgaande beweging wordt afgewikkeld, waarbij het verkeer op de rotonde voorrang heeft en waarop de wegen radiaal aansluiten (CROW).</w:t>
      </w:r>
    </w:p>
    <w:p w14:paraId="1819C050" w14:textId="2EF37CE7" w:rsidR="00D23264" w:rsidRPr="001008E8" w:rsidRDefault="00D23264" w:rsidP="00380DCF">
      <w:pPr>
        <w:ind w:left="227"/>
        <w:rPr>
          <w:rFonts w:ascii="Verdana" w:eastAsia="Verdana" w:hAnsi="Verdana" w:cs="Times New Roman"/>
          <w:sz w:val="18"/>
          <w:szCs w:val="18"/>
        </w:rPr>
      </w:pPr>
    </w:p>
    <w:p w14:paraId="4E0B7A77" w14:textId="1890CFB7" w:rsidR="00D23264" w:rsidRPr="001008E8" w:rsidRDefault="000C0361" w:rsidP="00D23264">
      <w:pPr>
        <w:rPr>
          <w:rFonts w:ascii="Verdana" w:eastAsia="Verdana" w:hAnsi="Verdana" w:cs="Times New Roman"/>
          <w:b/>
          <w:bCs/>
          <w:sz w:val="18"/>
          <w:szCs w:val="18"/>
        </w:rPr>
      </w:pPr>
      <w:r w:rsidRPr="001008E8">
        <w:rPr>
          <w:rFonts w:ascii="Verdana" w:eastAsia="Verdana" w:hAnsi="Verdana" w:cs="Times New Roman"/>
          <w:b/>
          <w:bCs/>
          <w:sz w:val="18"/>
          <w:szCs w:val="18"/>
        </w:rPr>
        <w:t>Eisen</w:t>
      </w:r>
    </w:p>
    <w:p w14:paraId="206802E2" w14:textId="2467A396" w:rsidR="00D23264" w:rsidRPr="001008E8" w:rsidRDefault="00F83137" w:rsidP="00D23264">
      <w:pPr>
        <w:rPr>
          <w:rFonts w:ascii="Verdana" w:eastAsia="Verdana" w:hAnsi="Verdana" w:cs="Times New Roman"/>
          <w:sz w:val="18"/>
          <w:szCs w:val="18"/>
        </w:rPr>
      </w:pPr>
      <w:r w:rsidRPr="001008E8">
        <w:rPr>
          <w:rFonts w:ascii="Verdana" w:eastAsia="Verdana" w:hAnsi="Verdana" w:cs="Times New Roman"/>
          <w:sz w:val="18"/>
          <w:szCs w:val="18"/>
        </w:rPr>
        <w:t>Komt voor op a</w:t>
      </w:r>
      <w:r w:rsidR="00D23264" w:rsidRPr="001008E8">
        <w:rPr>
          <w:rFonts w:ascii="Verdana" w:eastAsia="Verdana" w:hAnsi="Verdana" w:cs="Times New Roman"/>
          <w:sz w:val="18"/>
          <w:szCs w:val="18"/>
        </w:rPr>
        <w:t>lle wegen</w:t>
      </w:r>
      <w:r w:rsidR="00464FB5" w:rsidRPr="001008E8">
        <w:rPr>
          <w:rFonts w:ascii="Verdana" w:eastAsia="Verdana" w:hAnsi="Verdana" w:cs="Times New Roman"/>
          <w:sz w:val="18"/>
          <w:szCs w:val="18"/>
        </w:rPr>
        <w:t xml:space="preserve"> (rijks, provinciale, gemeente, waterschap)</w:t>
      </w:r>
    </w:p>
    <w:p w14:paraId="5229FE8F" w14:textId="045E1495" w:rsidR="00380DCF" w:rsidRPr="001008E8" w:rsidRDefault="00380DCF" w:rsidP="00A06261">
      <w:pPr>
        <w:rPr>
          <w:rFonts w:ascii="Verdana" w:eastAsia="Verdana" w:hAnsi="Verdana" w:cs="Times New Roman"/>
          <w:sz w:val="18"/>
          <w:szCs w:val="18"/>
        </w:rPr>
      </w:pPr>
      <w:r w:rsidRPr="001008E8">
        <w:rPr>
          <w:rFonts w:ascii="Verdana" w:eastAsia="Verdana" w:hAnsi="Verdana" w:cs="Times New Roman"/>
          <w:sz w:val="18"/>
          <w:szCs w:val="18"/>
        </w:rPr>
        <w:t>Een rotondebaan heeft bij rijkswegen een eigen hectometrering en twee hectometreringsletters (CROW)</w:t>
      </w:r>
    </w:p>
    <w:p w14:paraId="187E90B6" w14:textId="5A90CDD7" w:rsidR="00875235" w:rsidRPr="001008E8" w:rsidRDefault="004826D0" w:rsidP="00FA1E44">
      <w:pPr>
        <w:rPr>
          <w:rFonts w:ascii="Verdana" w:eastAsia="Verdana" w:hAnsi="Verdana" w:cs="Times New Roman"/>
          <w:sz w:val="18"/>
          <w:szCs w:val="18"/>
        </w:rPr>
      </w:pPr>
      <w:bookmarkStart w:id="31" w:name="_Hlk138325393"/>
      <w:r w:rsidRPr="001008E8">
        <w:rPr>
          <w:rFonts w:ascii="Verdana" w:eastAsia="Verdana" w:hAnsi="Verdana" w:cs="Times New Roman"/>
          <w:sz w:val="18"/>
          <w:szCs w:val="18"/>
        </w:rPr>
        <w:t>Een rotonde</w:t>
      </w:r>
      <w:r w:rsidR="00A64C7A" w:rsidRPr="001008E8">
        <w:rPr>
          <w:rFonts w:ascii="Verdana" w:eastAsia="Verdana" w:hAnsi="Verdana" w:cs="Times New Roman"/>
          <w:sz w:val="18"/>
          <w:szCs w:val="18"/>
        </w:rPr>
        <w:t xml:space="preserve"> (als geheel)</w:t>
      </w:r>
      <w:r w:rsidRPr="001008E8">
        <w:rPr>
          <w:rFonts w:ascii="Verdana" w:eastAsia="Verdana" w:hAnsi="Verdana" w:cs="Times New Roman"/>
          <w:sz w:val="18"/>
          <w:szCs w:val="18"/>
        </w:rPr>
        <w:t xml:space="preserve"> moet m</w:t>
      </w:r>
      <w:r w:rsidR="001008E8">
        <w:rPr>
          <w:rFonts w:ascii="Verdana" w:eastAsia="Verdana" w:hAnsi="Verdana" w:cs="Times New Roman"/>
          <w:sz w:val="18"/>
          <w:szCs w:val="18"/>
        </w:rPr>
        <w:t>inimaal 3</w:t>
      </w:r>
      <w:r w:rsidRPr="001008E8">
        <w:rPr>
          <w:rFonts w:ascii="Verdana" w:eastAsia="Verdana" w:hAnsi="Verdana" w:cs="Times New Roman"/>
          <w:sz w:val="18"/>
          <w:szCs w:val="18"/>
        </w:rPr>
        <w:t xml:space="preserve"> </w:t>
      </w:r>
      <w:r w:rsidR="00A64C7A" w:rsidRPr="001008E8">
        <w:rPr>
          <w:rFonts w:ascii="Verdana" w:eastAsia="Verdana" w:hAnsi="Verdana" w:cs="Times New Roman"/>
          <w:sz w:val="18"/>
          <w:szCs w:val="18"/>
        </w:rPr>
        <w:t>aansluitende wegvakken hebben.</w:t>
      </w:r>
    </w:p>
    <w:p w14:paraId="03343F0F" w14:textId="4AB6E0C6" w:rsidR="00875235" w:rsidRPr="001008E8" w:rsidRDefault="00875235" w:rsidP="00FA1E44">
      <w:pPr>
        <w:rPr>
          <w:rFonts w:ascii="Verdana" w:eastAsia="Verdana" w:hAnsi="Verdana" w:cs="Times New Roman"/>
          <w:sz w:val="18"/>
          <w:szCs w:val="18"/>
        </w:rPr>
      </w:pPr>
      <w:r w:rsidRPr="001008E8">
        <w:rPr>
          <w:rFonts w:ascii="Verdana" w:eastAsia="Verdana" w:hAnsi="Verdana" w:cs="Times New Roman"/>
          <w:sz w:val="18"/>
          <w:szCs w:val="18"/>
        </w:rPr>
        <w:t>Basisbeschrijving rotonde:</w:t>
      </w:r>
    </w:p>
    <w:p w14:paraId="400EC3C9" w14:textId="201538AF" w:rsidR="00875235" w:rsidRPr="001008E8" w:rsidRDefault="00875235" w:rsidP="00C84D54">
      <w:pPr>
        <w:pStyle w:val="Lijstalinea"/>
        <w:numPr>
          <w:ilvl w:val="0"/>
          <w:numId w:val="6"/>
        </w:numPr>
        <w:rPr>
          <w:rFonts w:ascii="Verdana" w:eastAsia="Verdana" w:hAnsi="Verdana" w:cs="Times New Roman"/>
          <w:sz w:val="18"/>
          <w:szCs w:val="18"/>
        </w:rPr>
      </w:pPr>
      <w:r w:rsidRPr="001008E8">
        <w:rPr>
          <w:rFonts w:ascii="Verdana" w:eastAsia="Verdana" w:hAnsi="Verdana" w:cs="Times New Roman"/>
          <w:sz w:val="18"/>
          <w:szCs w:val="18"/>
        </w:rPr>
        <w:t>Cirkel- of kluifvormige rijbaan</w:t>
      </w:r>
    </w:p>
    <w:p w14:paraId="3BEA45D5" w14:textId="0FB9D31C" w:rsidR="00875235" w:rsidRPr="001008E8" w:rsidRDefault="00875235" w:rsidP="00C84D54">
      <w:pPr>
        <w:pStyle w:val="Lijstalinea"/>
        <w:numPr>
          <w:ilvl w:val="0"/>
          <w:numId w:val="6"/>
        </w:numPr>
        <w:rPr>
          <w:rFonts w:ascii="Verdana" w:eastAsia="Verdana" w:hAnsi="Verdana" w:cs="Times New Roman"/>
          <w:sz w:val="18"/>
          <w:szCs w:val="18"/>
        </w:rPr>
      </w:pPr>
      <w:r w:rsidRPr="001008E8">
        <w:rPr>
          <w:rFonts w:ascii="Verdana" w:eastAsia="Verdana" w:hAnsi="Verdana" w:cs="Times New Roman"/>
          <w:sz w:val="18"/>
          <w:szCs w:val="18"/>
        </w:rPr>
        <w:t>Markeringen da</w:t>
      </w:r>
      <w:r w:rsidR="00A64C7A" w:rsidRPr="001008E8">
        <w:rPr>
          <w:rFonts w:ascii="Verdana" w:eastAsia="Verdana" w:hAnsi="Verdana" w:cs="Times New Roman"/>
          <w:sz w:val="18"/>
          <w:szCs w:val="18"/>
        </w:rPr>
        <w:t>t</w:t>
      </w:r>
      <w:r w:rsidRPr="001008E8">
        <w:rPr>
          <w:rFonts w:ascii="Verdana" w:eastAsia="Verdana" w:hAnsi="Verdana" w:cs="Times New Roman"/>
          <w:sz w:val="18"/>
          <w:szCs w:val="18"/>
        </w:rPr>
        <w:t xml:space="preserve"> verkeer op de rotondebanen voorrang heeft</w:t>
      </w:r>
    </w:p>
    <w:p w14:paraId="321C016E" w14:textId="5A2D637E" w:rsidR="00875235" w:rsidRPr="001008E8" w:rsidRDefault="00875235" w:rsidP="00C84D54">
      <w:pPr>
        <w:pStyle w:val="Lijstalinea"/>
        <w:numPr>
          <w:ilvl w:val="0"/>
          <w:numId w:val="6"/>
        </w:numPr>
        <w:rPr>
          <w:rFonts w:ascii="Verdana" w:eastAsia="Verdana" w:hAnsi="Verdana" w:cs="Times New Roman"/>
          <w:sz w:val="18"/>
          <w:szCs w:val="18"/>
        </w:rPr>
      </w:pPr>
      <w:r w:rsidRPr="001008E8">
        <w:rPr>
          <w:rFonts w:ascii="Verdana" w:eastAsia="Verdana" w:hAnsi="Verdana" w:cs="Times New Roman"/>
          <w:sz w:val="18"/>
          <w:szCs w:val="18"/>
        </w:rPr>
        <w:t>Meerdere aan</w:t>
      </w:r>
      <w:r w:rsidR="00A64C7A" w:rsidRPr="001008E8">
        <w:rPr>
          <w:rFonts w:ascii="Verdana" w:eastAsia="Verdana" w:hAnsi="Verdana" w:cs="Times New Roman"/>
          <w:sz w:val="18"/>
          <w:szCs w:val="18"/>
        </w:rPr>
        <w:t>sluitende</w:t>
      </w:r>
      <w:r w:rsidRPr="001008E8">
        <w:rPr>
          <w:rFonts w:ascii="Verdana" w:eastAsia="Verdana" w:hAnsi="Verdana" w:cs="Times New Roman"/>
          <w:sz w:val="18"/>
          <w:szCs w:val="18"/>
        </w:rPr>
        <w:t xml:space="preserve"> rijbanen</w:t>
      </w:r>
    </w:p>
    <w:p w14:paraId="229E8663" w14:textId="77777777" w:rsidR="001008E8" w:rsidRDefault="001008E8" w:rsidP="00F41D79">
      <w:pPr>
        <w:rPr>
          <w:rFonts w:ascii="Verdana" w:eastAsia="Verdana" w:hAnsi="Verdana" w:cs="Times New Roman"/>
          <w:sz w:val="18"/>
          <w:szCs w:val="18"/>
        </w:rPr>
      </w:pPr>
    </w:p>
    <w:p w14:paraId="3FE1BBAE" w14:textId="77777777" w:rsidR="001008E8" w:rsidRDefault="001008E8" w:rsidP="00F41D79">
      <w:pPr>
        <w:rPr>
          <w:rFonts w:ascii="Verdana" w:eastAsia="Verdana" w:hAnsi="Verdana" w:cs="Times New Roman"/>
          <w:sz w:val="18"/>
          <w:szCs w:val="18"/>
        </w:rPr>
      </w:pPr>
    </w:p>
    <w:p w14:paraId="7E2FEEA7" w14:textId="36965258" w:rsidR="00F41D79" w:rsidRPr="001008E8" w:rsidRDefault="00F41D79" w:rsidP="00F41D79">
      <w:pPr>
        <w:rPr>
          <w:rFonts w:ascii="Verdana" w:eastAsia="Verdana" w:hAnsi="Verdana" w:cs="Times New Roman"/>
          <w:sz w:val="18"/>
          <w:szCs w:val="18"/>
        </w:rPr>
      </w:pPr>
      <w:r w:rsidRPr="001008E8">
        <w:rPr>
          <w:rFonts w:ascii="Verdana" w:eastAsia="Verdana" w:hAnsi="Verdana" w:cs="Times New Roman"/>
          <w:sz w:val="18"/>
          <w:szCs w:val="18"/>
        </w:rPr>
        <w:t>Ondersteund door bord D1</w:t>
      </w:r>
    </w:p>
    <w:p w14:paraId="591BAF10" w14:textId="3AF6EC46" w:rsidR="00F41D79" w:rsidRPr="00C84D54" w:rsidRDefault="00F41D79" w:rsidP="00F41D79">
      <w:pPr>
        <w:rPr>
          <w:rFonts w:ascii="Verdana" w:eastAsia="Verdana" w:hAnsi="Verdana" w:cs="Times New Roman"/>
          <w:sz w:val="18"/>
          <w:szCs w:val="18"/>
        </w:rPr>
      </w:pPr>
      <w:r w:rsidRPr="001008E8">
        <w:rPr>
          <w:rFonts w:ascii="Verdana" w:eastAsia="Verdana" w:hAnsi="Verdana" w:cs="Times New Roman"/>
          <w:sz w:val="18"/>
          <w:szCs w:val="18"/>
        </w:rPr>
        <w:t>Als het rondgaande verkeer op de rotondebaan geen voorrang heeft wordt het geregistreerd als rijbaan</w:t>
      </w:r>
      <w:r w:rsidR="00A64C7A" w:rsidRPr="001008E8">
        <w:rPr>
          <w:rFonts w:ascii="Verdana" w:eastAsia="Verdana" w:hAnsi="Verdana" w:cs="Times New Roman"/>
          <w:sz w:val="18"/>
          <w:szCs w:val="18"/>
        </w:rPr>
        <w:t>, ook als er wel een D1 bord aanwezig is.</w:t>
      </w:r>
    </w:p>
    <w:p w14:paraId="7D65D114" w14:textId="77777777" w:rsidR="00F618A1" w:rsidRDefault="00F618A1" w:rsidP="00F6679B">
      <w:pPr>
        <w:rPr>
          <w:rFonts w:ascii="Verdana" w:eastAsia="Verdana" w:hAnsi="Verdana" w:cs="Times New Roman"/>
        </w:rPr>
      </w:pPr>
    </w:p>
    <w:p w14:paraId="0234894B" w14:textId="1D3B5473" w:rsidR="008040A3" w:rsidRDefault="00903FE7" w:rsidP="00691E7E">
      <w:pPr>
        <w:pStyle w:val="Kop2"/>
        <w:rPr>
          <w:rFonts w:eastAsia="Verdana"/>
        </w:rPr>
      </w:pPr>
      <w:bookmarkStart w:id="32" w:name="_Toc171084010"/>
      <w:r>
        <w:rPr>
          <w:rFonts w:eastAsia="Verdana"/>
        </w:rPr>
        <w:t xml:space="preserve">2.1 </w:t>
      </w:r>
      <w:r w:rsidR="00486532">
        <w:rPr>
          <w:rFonts w:eastAsia="Verdana"/>
        </w:rPr>
        <w:t>Normale rotonde</w:t>
      </w:r>
      <w:r w:rsidR="00897023">
        <w:rPr>
          <w:rFonts w:eastAsia="Verdana"/>
        </w:rPr>
        <w:t>baan</w:t>
      </w:r>
      <w:r w:rsidR="00380DCF">
        <w:rPr>
          <w:rFonts w:eastAsia="Verdana"/>
        </w:rPr>
        <w:t xml:space="preserve"> (baansubsoort</w:t>
      </w:r>
      <w:r w:rsidR="00EF1309">
        <w:rPr>
          <w:rFonts w:eastAsia="Verdana"/>
        </w:rPr>
        <w:t xml:space="preserve"> NRB</w:t>
      </w:r>
      <w:r w:rsidR="00380DCF">
        <w:rPr>
          <w:rFonts w:eastAsia="Verdana"/>
        </w:rPr>
        <w:t>)</w:t>
      </w:r>
      <w:bookmarkEnd w:id="31"/>
      <w:bookmarkEnd w:id="32"/>
      <w:r w:rsidR="008040A3" w:rsidRPr="008040A3">
        <w:rPr>
          <w:rFonts w:eastAsia="Verdana"/>
        </w:rPr>
        <w:br/>
      </w:r>
    </w:p>
    <w:p w14:paraId="24111162" w14:textId="067D708F" w:rsidR="00486532" w:rsidRPr="005827C3" w:rsidRDefault="000C0361" w:rsidP="008040A3">
      <w:pPr>
        <w:rPr>
          <w:rFonts w:ascii="Verdana" w:eastAsia="Verdana" w:hAnsi="Verdana" w:cs="Times New Roman"/>
          <w:b/>
          <w:bCs/>
          <w:sz w:val="18"/>
          <w:szCs w:val="18"/>
        </w:rPr>
      </w:pPr>
      <w:r>
        <w:rPr>
          <w:rFonts w:ascii="Verdana" w:eastAsia="Verdana" w:hAnsi="Verdana" w:cs="Times New Roman"/>
          <w:b/>
          <w:bCs/>
          <w:sz w:val="18"/>
          <w:szCs w:val="18"/>
        </w:rPr>
        <w:t>Eisen</w:t>
      </w:r>
    </w:p>
    <w:p w14:paraId="784AD4A4" w14:textId="4D9E4543" w:rsidR="00A54BC1" w:rsidRDefault="00A54BC1" w:rsidP="00217335">
      <w:pPr>
        <w:rPr>
          <w:rFonts w:ascii="Verdana" w:eastAsia="Verdana" w:hAnsi="Verdana" w:cs="Times New Roman"/>
          <w:sz w:val="18"/>
          <w:szCs w:val="18"/>
        </w:rPr>
      </w:pPr>
      <w:r>
        <w:rPr>
          <w:rFonts w:ascii="Verdana" w:eastAsia="Verdana" w:hAnsi="Verdana" w:cs="Times New Roman"/>
          <w:sz w:val="18"/>
          <w:szCs w:val="18"/>
        </w:rPr>
        <w:t>Een normale rotondebaan voldoet aan de eisen van een rotonde en daarnaast:</w:t>
      </w:r>
    </w:p>
    <w:p w14:paraId="4BD40404" w14:textId="1B1EBA97" w:rsidR="00A54BC1" w:rsidRDefault="00A54BC1" w:rsidP="00277F0B">
      <w:pPr>
        <w:pStyle w:val="Lijstalinea"/>
        <w:numPr>
          <w:ilvl w:val="0"/>
          <w:numId w:val="48"/>
        </w:numPr>
        <w:rPr>
          <w:rFonts w:ascii="Verdana" w:eastAsia="Verdana" w:hAnsi="Verdana" w:cs="Times New Roman"/>
          <w:sz w:val="18"/>
          <w:szCs w:val="18"/>
        </w:rPr>
      </w:pPr>
      <w:r>
        <w:rPr>
          <w:rFonts w:ascii="Verdana" w:eastAsia="Verdana" w:hAnsi="Verdana" w:cs="Times New Roman"/>
          <w:sz w:val="18"/>
          <w:szCs w:val="18"/>
        </w:rPr>
        <w:t>De binnen cirkelomtrek van de rijbaan is kleiner dan 188,5 meter</w:t>
      </w:r>
    </w:p>
    <w:p w14:paraId="04E8F8EB" w14:textId="69F0656E" w:rsidR="00A54BC1" w:rsidRPr="00277F0B" w:rsidRDefault="00A54BC1" w:rsidP="00277F0B">
      <w:pPr>
        <w:pStyle w:val="Lijstalinea"/>
        <w:numPr>
          <w:ilvl w:val="0"/>
          <w:numId w:val="48"/>
        </w:numPr>
        <w:rPr>
          <w:rFonts w:ascii="Verdana" w:eastAsia="Verdana" w:hAnsi="Verdana" w:cs="Times New Roman"/>
          <w:sz w:val="18"/>
          <w:szCs w:val="18"/>
        </w:rPr>
      </w:pPr>
      <w:r>
        <w:rPr>
          <w:rFonts w:ascii="Verdana" w:eastAsia="Verdana" w:hAnsi="Verdana" w:cs="Times New Roman"/>
          <w:sz w:val="18"/>
          <w:szCs w:val="18"/>
        </w:rPr>
        <w:t>De weggebruiker is in staat om een heel rondje te rijden op de rotondebaan zonder die te verlaten</w:t>
      </w:r>
    </w:p>
    <w:p w14:paraId="5E76F409" w14:textId="5974DC46" w:rsidR="00380DCF" w:rsidRPr="00217335" w:rsidRDefault="00711241" w:rsidP="00217335">
      <w:pPr>
        <w:pStyle w:val="Kop2"/>
        <w:rPr>
          <w:rFonts w:ascii="Verdana" w:eastAsia="Verdana" w:hAnsi="Verdana" w:cs="Times New Roman"/>
          <w:sz w:val="18"/>
          <w:szCs w:val="18"/>
        </w:rPr>
      </w:pPr>
      <w:bookmarkStart w:id="33" w:name="_Toc171084011"/>
      <w:r>
        <w:rPr>
          <w:rFonts w:eastAsia="Verdana"/>
        </w:rPr>
        <w:t xml:space="preserve">2.2 </w:t>
      </w:r>
      <w:r w:rsidR="00380DCF">
        <w:rPr>
          <w:rFonts w:eastAsia="Verdana"/>
        </w:rPr>
        <w:t>Grote rotonde</w:t>
      </w:r>
      <w:r w:rsidR="00897023">
        <w:rPr>
          <w:rFonts w:eastAsia="Verdana"/>
        </w:rPr>
        <w:t>baan</w:t>
      </w:r>
      <w:r w:rsidR="00380DCF">
        <w:rPr>
          <w:rFonts w:eastAsia="Verdana"/>
        </w:rPr>
        <w:t xml:space="preserve"> (baansubsoort</w:t>
      </w:r>
      <w:r w:rsidR="00EF1309">
        <w:rPr>
          <w:rFonts w:eastAsia="Verdana"/>
        </w:rPr>
        <w:t xml:space="preserve"> GRB</w:t>
      </w:r>
      <w:r w:rsidR="00380DCF">
        <w:rPr>
          <w:rFonts w:eastAsia="Verdana"/>
        </w:rPr>
        <w:t>)</w:t>
      </w:r>
      <w:bookmarkEnd w:id="33"/>
      <w:r w:rsidR="00380DCF" w:rsidRPr="008040A3">
        <w:rPr>
          <w:rFonts w:eastAsia="Verdana"/>
        </w:rPr>
        <w:br/>
      </w:r>
    </w:p>
    <w:p w14:paraId="147CEB7E" w14:textId="3ABEFFAF" w:rsidR="00380DCF" w:rsidRPr="00711241" w:rsidRDefault="000C0361" w:rsidP="00380DCF">
      <w:pPr>
        <w:rPr>
          <w:rFonts w:ascii="Verdana" w:eastAsia="Verdana" w:hAnsi="Verdana" w:cs="Times New Roman"/>
          <w:b/>
          <w:bCs/>
        </w:rPr>
      </w:pPr>
      <w:r>
        <w:rPr>
          <w:rFonts w:ascii="Verdana" w:eastAsia="Verdana" w:hAnsi="Verdana" w:cs="Times New Roman"/>
          <w:b/>
          <w:bCs/>
        </w:rPr>
        <w:t>Eisen</w:t>
      </w:r>
    </w:p>
    <w:p w14:paraId="0A0A8F69" w14:textId="61C7B888" w:rsidR="00A54BC1" w:rsidRDefault="00A54BC1" w:rsidP="00A54BC1">
      <w:pPr>
        <w:rPr>
          <w:rFonts w:ascii="Verdana" w:eastAsia="Verdana" w:hAnsi="Verdana" w:cs="Times New Roman"/>
          <w:sz w:val="18"/>
          <w:szCs w:val="18"/>
        </w:rPr>
      </w:pPr>
      <w:r>
        <w:rPr>
          <w:rFonts w:ascii="Verdana" w:eastAsia="Verdana" w:hAnsi="Verdana" w:cs="Times New Roman"/>
          <w:sz w:val="18"/>
          <w:szCs w:val="18"/>
        </w:rPr>
        <w:lastRenderedPageBreak/>
        <w:t>Een grote rotondebaan voldoet aan de eisen van een rotonde en daarnaast:</w:t>
      </w:r>
    </w:p>
    <w:p w14:paraId="522C7414" w14:textId="66AAE5FB" w:rsidR="00A54BC1" w:rsidRDefault="00A54BC1" w:rsidP="00A54BC1">
      <w:pPr>
        <w:pStyle w:val="Lijstalinea"/>
        <w:numPr>
          <w:ilvl w:val="0"/>
          <w:numId w:val="48"/>
        </w:numPr>
        <w:rPr>
          <w:rFonts w:ascii="Verdana" w:eastAsia="Verdana" w:hAnsi="Verdana" w:cs="Times New Roman"/>
          <w:sz w:val="18"/>
          <w:szCs w:val="18"/>
        </w:rPr>
      </w:pPr>
      <w:r>
        <w:rPr>
          <w:rFonts w:ascii="Verdana" w:eastAsia="Verdana" w:hAnsi="Verdana" w:cs="Times New Roman"/>
          <w:sz w:val="18"/>
          <w:szCs w:val="18"/>
        </w:rPr>
        <w:t>De binnen cirkelomtrek van de rijbaan is groter dan 188,5 meter</w:t>
      </w:r>
    </w:p>
    <w:p w14:paraId="7E4FD253" w14:textId="0AD7A430" w:rsidR="00D70E05" w:rsidRDefault="00A54BC1" w:rsidP="00D70E05">
      <w:pPr>
        <w:pStyle w:val="Lijstalinea"/>
        <w:numPr>
          <w:ilvl w:val="0"/>
          <w:numId w:val="48"/>
        </w:numPr>
        <w:rPr>
          <w:rFonts w:ascii="Verdana" w:eastAsia="Verdana" w:hAnsi="Verdana" w:cs="Times New Roman"/>
          <w:sz w:val="18"/>
          <w:szCs w:val="18"/>
        </w:rPr>
      </w:pPr>
      <w:r>
        <w:rPr>
          <w:rFonts w:ascii="Verdana" w:eastAsia="Verdana" w:hAnsi="Verdana" w:cs="Times New Roman"/>
          <w:sz w:val="18"/>
          <w:szCs w:val="18"/>
        </w:rPr>
        <w:t>De weggebruiker is in staat om een heel rondje te rijden op de rotondebaan zonder die te verlaten</w:t>
      </w:r>
    </w:p>
    <w:p w14:paraId="7674F3E5" w14:textId="77777777" w:rsidR="00D70E05" w:rsidRPr="00D70E05" w:rsidRDefault="00D70E05" w:rsidP="00D70E05">
      <w:pPr>
        <w:ind w:left="360"/>
        <w:rPr>
          <w:rFonts w:ascii="Verdana" w:eastAsia="Verdana" w:hAnsi="Verdana" w:cs="Times New Roman"/>
          <w:sz w:val="18"/>
          <w:szCs w:val="18"/>
        </w:rPr>
      </w:pPr>
    </w:p>
    <w:p w14:paraId="58AC0C2C" w14:textId="1429B96D" w:rsidR="00897023" w:rsidRDefault="00453E6B" w:rsidP="00217335">
      <w:pPr>
        <w:pStyle w:val="Kop2"/>
        <w:rPr>
          <w:rFonts w:ascii="Verdana" w:eastAsia="Verdana" w:hAnsi="Verdana" w:cs="Times New Roman"/>
        </w:rPr>
      </w:pPr>
      <w:bookmarkStart w:id="34" w:name="_Toc171084012"/>
      <w:r>
        <w:rPr>
          <w:rFonts w:eastAsia="Verdana"/>
        </w:rPr>
        <w:t xml:space="preserve">2.3 </w:t>
      </w:r>
      <w:r w:rsidR="00897023">
        <w:rPr>
          <w:rFonts w:eastAsia="Verdana"/>
        </w:rPr>
        <w:t>Turborotondebaan (baansubsoort</w:t>
      </w:r>
      <w:r w:rsidR="00973B3E">
        <w:rPr>
          <w:rFonts w:eastAsia="Verdana"/>
        </w:rPr>
        <w:t xml:space="preserve"> TRB</w:t>
      </w:r>
      <w:r w:rsidR="00897023">
        <w:rPr>
          <w:rFonts w:eastAsia="Verdana"/>
        </w:rPr>
        <w:t>)</w:t>
      </w:r>
      <w:bookmarkEnd w:id="34"/>
      <w:r w:rsidR="00897023" w:rsidRPr="008040A3">
        <w:rPr>
          <w:rFonts w:eastAsia="Verdana"/>
        </w:rPr>
        <w:br/>
      </w:r>
    </w:p>
    <w:p w14:paraId="1FBB5288" w14:textId="3D1D517F" w:rsidR="001008E8" w:rsidRPr="001008E8" w:rsidRDefault="001008E8" w:rsidP="001008E8">
      <w:pPr>
        <w:rPr>
          <w:rFonts w:ascii="Verdana" w:hAnsi="Verdana"/>
          <w:b/>
          <w:sz w:val="18"/>
          <w:szCs w:val="18"/>
        </w:rPr>
      </w:pPr>
      <w:r w:rsidRPr="001008E8">
        <w:rPr>
          <w:rFonts w:ascii="Verdana" w:hAnsi="Verdana"/>
          <w:b/>
          <w:sz w:val="18"/>
          <w:szCs w:val="18"/>
        </w:rPr>
        <w:t>Beschrijving</w:t>
      </w:r>
    </w:p>
    <w:p w14:paraId="3C4FBA2A" w14:textId="068A8BB6" w:rsidR="00FD6B7C" w:rsidRDefault="00FD6B7C" w:rsidP="00897023">
      <w:pPr>
        <w:rPr>
          <w:rFonts w:ascii="Verdana" w:eastAsia="Verdana" w:hAnsi="Verdana" w:cs="Times New Roman"/>
          <w:sz w:val="18"/>
          <w:szCs w:val="18"/>
        </w:rPr>
      </w:pPr>
      <w:r w:rsidRPr="00453E6B">
        <w:rPr>
          <w:rFonts w:ascii="Verdana" w:eastAsia="Verdana" w:hAnsi="Verdana" w:cs="Times New Roman"/>
          <w:sz w:val="18"/>
          <w:szCs w:val="18"/>
        </w:rPr>
        <w:t>Een turborotonde is een rotonde met meer dan één rijstrook op de rotonde. De vormgeving is dusdanig dat voertuigen als vanzelf van de binnenste naar de buitenste rijstrook worden geleid om de rotonde te verlaten. Hiertoe dient het verkeer vóór het oprijden van de rotonde voor te sorteren en de juiste rijstrook te kiezen. Het naar buiten geleiden van de voertuigen wordt gedaan door een meer ovale vormgeving én spiraalbelijning op de rotonde zelf. De weggebruiker wordt met behulp van belijning, pijlmarkering, bewegwijzering en voorsorteerborden geïnformeerd. Eenmaal de juiste rijstrook gekozen, dan behoeft de weggebruiker deze alleen maar te volgen om bij de juiste 'afslag' van de rotonde uit te komen.</w:t>
      </w:r>
    </w:p>
    <w:p w14:paraId="67201E34" w14:textId="14FE2A1D" w:rsidR="00287998" w:rsidRDefault="001008E8" w:rsidP="00287998">
      <w:pPr>
        <w:rPr>
          <w:rFonts w:ascii="Verdana" w:eastAsia="Verdana" w:hAnsi="Verdana" w:cs="Times New Roman"/>
          <w:b/>
          <w:sz w:val="18"/>
          <w:szCs w:val="18"/>
        </w:rPr>
      </w:pPr>
      <w:r w:rsidRPr="001008E8">
        <w:rPr>
          <w:rFonts w:ascii="Verdana" w:eastAsia="Verdana" w:hAnsi="Verdana" w:cs="Times New Roman"/>
          <w:b/>
          <w:sz w:val="18"/>
          <w:szCs w:val="18"/>
        </w:rPr>
        <w:t>Eisen</w:t>
      </w:r>
      <w:r w:rsidR="00287998" w:rsidRPr="001008E8">
        <w:rPr>
          <w:rFonts w:ascii="Verdana" w:eastAsia="Verdana" w:hAnsi="Verdana" w:cs="Times New Roman"/>
          <w:b/>
          <w:sz w:val="18"/>
          <w:szCs w:val="18"/>
        </w:rPr>
        <w:t>:</w:t>
      </w:r>
    </w:p>
    <w:p w14:paraId="75A25F8B" w14:textId="4338AAE0" w:rsidR="001008E8" w:rsidRPr="001008E8" w:rsidRDefault="001008E8" w:rsidP="00287998">
      <w:pPr>
        <w:rPr>
          <w:rFonts w:ascii="Verdana" w:eastAsia="Verdana" w:hAnsi="Verdana" w:cs="Times New Roman"/>
          <w:sz w:val="18"/>
          <w:szCs w:val="18"/>
        </w:rPr>
      </w:pPr>
      <w:r>
        <w:rPr>
          <w:rFonts w:ascii="Verdana" w:eastAsia="Verdana" w:hAnsi="Verdana" w:cs="Times New Roman"/>
          <w:sz w:val="18"/>
          <w:szCs w:val="18"/>
        </w:rPr>
        <w:t>Een turbo rotondebaan voldoet aan de eisen van een rotonde en daarnaast:</w:t>
      </w:r>
    </w:p>
    <w:p w14:paraId="13F34760" w14:textId="0D0ED23C" w:rsidR="00287998" w:rsidRPr="00287998" w:rsidRDefault="00287998" w:rsidP="00AD01AC">
      <w:pPr>
        <w:pStyle w:val="Lijstalinea"/>
        <w:numPr>
          <w:ilvl w:val="0"/>
          <w:numId w:val="6"/>
        </w:numPr>
        <w:ind w:left="284" w:hanging="284"/>
        <w:rPr>
          <w:rFonts w:ascii="Verdana" w:eastAsia="Verdana" w:hAnsi="Verdana" w:cs="Times New Roman"/>
          <w:sz w:val="18"/>
          <w:szCs w:val="18"/>
        </w:rPr>
      </w:pPr>
      <w:r w:rsidRPr="00287998">
        <w:rPr>
          <w:rFonts w:ascii="Verdana" w:eastAsia="Verdana" w:hAnsi="Verdana" w:cs="Times New Roman"/>
          <w:sz w:val="18"/>
          <w:szCs w:val="18"/>
        </w:rPr>
        <w:t>De weggebruiker dient vóór het oprijden van de turborotonde al de juiste rijstrook te kiezen zodat er op de rotonde niet meer van rijstrook gewisseld hoeft te worden</w:t>
      </w:r>
    </w:p>
    <w:p w14:paraId="7705DB47" w14:textId="0CA40EFB" w:rsidR="00287998" w:rsidRPr="00287998" w:rsidRDefault="00287998" w:rsidP="00AD01AC">
      <w:pPr>
        <w:pStyle w:val="Lijstalinea"/>
        <w:numPr>
          <w:ilvl w:val="0"/>
          <w:numId w:val="6"/>
        </w:numPr>
        <w:ind w:left="284" w:hanging="284"/>
        <w:rPr>
          <w:rFonts w:ascii="Verdana" w:eastAsia="Verdana" w:hAnsi="Verdana" w:cs="Times New Roman"/>
          <w:sz w:val="18"/>
          <w:szCs w:val="18"/>
        </w:rPr>
      </w:pPr>
      <w:r w:rsidRPr="00287998">
        <w:rPr>
          <w:rFonts w:ascii="Verdana" w:eastAsia="Verdana" w:hAnsi="Verdana" w:cs="Times New Roman"/>
          <w:sz w:val="18"/>
          <w:szCs w:val="18"/>
        </w:rPr>
        <w:t>Aan niet meer dan twee rijstroken op de rotonde moet voorrang verleend worden</w:t>
      </w:r>
    </w:p>
    <w:p w14:paraId="36BA35D8" w14:textId="0CDF7C18" w:rsidR="00287998" w:rsidRPr="00287998" w:rsidRDefault="00287998" w:rsidP="00AD01AC">
      <w:pPr>
        <w:pStyle w:val="Lijstalinea"/>
        <w:numPr>
          <w:ilvl w:val="0"/>
          <w:numId w:val="6"/>
        </w:numPr>
        <w:ind w:left="284" w:hanging="284"/>
        <w:rPr>
          <w:rFonts w:ascii="Verdana" w:eastAsia="Verdana" w:hAnsi="Verdana" w:cs="Times New Roman"/>
          <w:sz w:val="18"/>
          <w:szCs w:val="18"/>
        </w:rPr>
      </w:pPr>
      <w:r w:rsidRPr="00287998">
        <w:rPr>
          <w:rFonts w:ascii="Verdana" w:eastAsia="Verdana" w:hAnsi="Verdana" w:cs="Times New Roman"/>
          <w:sz w:val="18"/>
          <w:szCs w:val="18"/>
        </w:rPr>
        <w:t>Ten minste één rotondetak dient zich als één geheel aan, waarbij aan twee rijstroken op de rotonde voorrang verleend moet worden</w:t>
      </w:r>
    </w:p>
    <w:p w14:paraId="20B06D79" w14:textId="74A84E14" w:rsidR="00287998" w:rsidRPr="00287998" w:rsidRDefault="00287998" w:rsidP="00AD01AC">
      <w:pPr>
        <w:pStyle w:val="Lijstalinea"/>
        <w:numPr>
          <w:ilvl w:val="0"/>
          <w:numId w:val="6"/>
        </w:numPr>
        <w:ind w:left="284" w:hanging="284"/>
        <w:rPr>
          <w:rFonts w:ascii="Verdana" w:eastAsia="Verdana" w:hAnsi="Verdana" w:cs="Times New Roman"/>
          <w:sz w:val="18"/>
          <w:szCs w:val="18"/>
        </w:rPr>
      </w:pPr>
      <w:r w:rsidRPr="00287998">
        <w:rPr>
          <w:rFonts w:ascii="Verdana" w:eastAsia="Verdana" w:hAnsi="Verdana" w:cs="Times New Roman"/>
          <w:sz w:val="18"/>
          <w:szCs w:val="18"/>
        </w:rPr>
        <w:t>Op elk gedeelte van een rijstrook is er één keuzevak aanwezig om de rotonde te verlaten of te vervolgen</w:t>
      </w:r>
    </w:p>
    <w:p w14:paraId="0C1E7872" w14:textId="063F838B" w:rsidR="00287998" w:rsidRDefault="00287998" w:rsidP="00AD01AC">
      <w:pPr>
        <w:pStyle w:val="Lijstalinea"/>
        <w:numPr>
          <w:ilvl w:val="0"/>
          <w:numId w:val="6"/>
        </w:numPr>
        <w:ind w:left="284" w:hanging="284"/>
        <w:rPr>
          <w:rFonts w:ascii="Verdana" w:eastAsia="Verdana" w:hAnsi="Verdana" w:cs="Times New Roman"/>
          <w:sz w:val="18"/>
          <w:szCs w:val="18"/>
        </w:rPr>
      </w:pPr>
      <w:r w:rsidRPr="00287998">
        <w:rPr>
          <w:rFonts w:ascii="Verdana" w:eastAsia="Verdana" w:hAnsi="Verdana" w:cs="Times New Roman"/>
          <w:sz w:val="18"/>
          <w:szCs w:val="18"/>
        </w:rPr>
        <w:t>Dubbele rijstroken op de hoofdafvoertakken</w:t>
      </w:r>
    </w:p>
    <w:p w14:paraId="36F180B6" w14:textId="3293FC7F" w:rsidR="00734333" w:rsidRPr="001008E8" w:rsidRDefault="00A06C4C" w:rsidP="00897023">
      <w:pPr>
        <w:pStyle w:val="Lijstalinea"/>
        <w:numPr>
          <w:ilvl w:val="0"/>
          <w:numId w:val="6"/>
        </w:numPr>
        <w:ind w:left="284" w:hanging="284"/>
        <w:rPr>
          <w:rFonts w:ascii="Verdana" w:eastAsia="Verdana" w:hAnsi="Verdana" w:cs="Times New Roman"/>
          <w:sz w:val="18"/>
          <w:szCs w:val="18"/>
        </w:rPr>
      </w:pPr>
      <w:r>
        <w:rPr>
          <w:rFonts w:ascii="Verdana" w:eastAsia="Verdana" w:hAnsi="Verdana" w:cs="Times New Roman"/>
          <w:sz w:val="18"/>
          <w:szCs w:val="18"/>
        </w:rPr>
        <w:t>Door de markeringen op de rotonde is het niet mogelijk/toegestaan om een volledig rondje te rijden</w:t>
      </w:r>
      <w:r w:rsidR="001008E8">
        <w:rPr>
          <w:rFonts w:ascii="Verdana" w:eastAsia="Verdana" w:hAnsi="Verdana" w:cs="Times New Roman"/>
          <w:sz w:val="18"/>
          <w:szCs w:val="18"/>
        </w:rPr>
        <w:t xml:space="preserve"> zonder de </w:t>
      </w:r>
      <w:r w:rsidR="00B71DEE">
        <w:rPr>
          <w:rFonts w:ascii="Verdana" w:eastAsia="Verdana" w:hAnsi="Verdana" w:cs="Times New Roman"/>
          <w:sz w:val="18"/>
          <w:szCs w:val="18"/>
        </w:rPr>
        <w:t xml:space="preserve">rotonde te </w:t>
      </w:r>
      <w:r w:rsidR="001008E8">
        <w:rPr>
          <w:rFonts w:ascii="Verdana" w:eastAsia="Verdana" w:hAnsi="Verdana" w:cs="Times New Roman"/>
          <w:sz w:val="18"/>
          <w:szCs w:val="18"/>
        </w:rPr>
        <w:t>verlaten</w:t>
      </w:r>
    </w:p>
    <w:p w14:paraId="7588EC68" w14:textId="77777777" w:rsidR="00DC5CC5" w:rsidRDefault="00DC5CC5" w:rsidP="00897023">
      <w:pPr>
        <w:rPr>
          <w:rFonts w:ascii="Verdana" w:eastAsia="Verdana" w:hAnsi="Verdana" w:cs="Times New Roman"/>
        </w:rPr>
      </w:pPr>
    </w:p>
    <w:p w14:paraId="5949048B" w14:textId="77777777" w:rsidR="00A540E7" w:rsidRDefault="00A540E7" w:rsidP="00897023">
      <w:pPr>
        <w:rPr>
          <w:rFonts w:ascii="Verdana" w:eastAsia="Verdana" w:hAnsi="Verdana" w:cs="Times New Roman"/>
        </w:rPr>
      </w:pPr>
    </w:p>
    <w:p w14:paraId="22DB0E0B" w14:textId="69804BFC" w:rsidR="00E95AFA" w:rsidRPr="00A46AC3" w:rsidRDefault="002C65A7" w:rsidP="002C65A7">
      <w:pPr>
        <w:pStyle w:val="Kop2"/>
        <w:rPr>
          <w:rFonts w:eastAsia="Verdana"/>
        </w:rPr>
      </w:pPr>
      <w:bookmarkStart w:id="35" w:name="_Toc171084013"/>
      <w:r>
        <w:rPr>
          <w:rFonts w:eastAsia="Verdana"/>
        </w:rPr>
        <w:t xml:space="preserve">2.4 </w:t>
      </w:r>
      <w:r w:rsidR="00E70D74">
        <w:rPr>
          <w:rFonts w:eastAsia="Verdana"/>
        </w:rPr>
        <w:t>Overige opmerking</w:t>
      </w:r>
      <w:r w:rsidR="00C54BF7">
        <w:rPr>
          <w:rFonts w:eastAsia="Verdana"/>
        </w:rPr>
        <w:t>en</w:t>
      </w:r>
      <w:r w:rsidR="00E70D74">
        <w:rPr>
          <w:rFonts w:eastAsia="Verdana"/>
        </w:rPr>
        <w:t xml:space="preserve"> m.b.t. rotondes</w:t>
      </w:r>
      <w:bookmarkEnd w:id="35"/>
    </w:p>
    <w:p w14:paraId="46233E6F" w14:textId="77777777" w:rsidR="00F56E99" w:rsidRDefault="00F56E99" w:rsidP="00380DCF">
      <w:pPr>
        <w:rPr>
          <w:rFonts w:ascii="Verdana" w:eastAsia="Verdana" w:hAnsi="Verdana" w:cs="Times New Roman"/>
        </w:rPr>
      </w:pPr>
    </w:p>
    <w:p w14:paraId="68DE9772" w14:textId="2865F5AE" w:rsidR="00D54722" w:rsidRPr="00E70D74" w:rsidRDefault="00D54722" w:rsidP="00380DCF">
      <w:pPr>
        <w:rPr>
          <w:rFonts w:ascii="Verdana" w:eastAsia="Verdana" w:hAnsi="Verdana" w:cs="Times New Roman"/>
          <w:sz w:val="18"/>
          <w:szCs w:val="18"/>
        </w:rPr>
      </w:pPr>
      <w:r w:rsidRPr="00E70D74">
        <w:rPr>
          <w:rFonts w:ascii="Verdana" w:eastAsia="Verdana" w:hAnsi="Verdana" w:cs="Times New Roman"/>
          <w:sz w:val="18"/>
          <w:szCs w:val="18"/>
        </w:rPr>
        <w:t>Bij Rijkswegen en provinciale wegen zijn rotondebanen hoofdrijbanen met een hectometrering en een hectoletter. Rotondes hebben geen verbindingswegen.</w:t>
      </w:r>
    </w:p>
    <w:p w14:paraId="6A8EED60" w14:textId="585513D8" w:rsidR="00CE7596" w:rsidRPr="00E70D74" w:rsidRDefault="00E70D74" w:rsidP="00380DCF">
      <w:pPr>
        <w:rPr>
          <w:rFonts w:ascii="Verdana" w:eastAsia="Verdana" w:hAnsi="Verdana" w:cs="Times New Roman"/>
          <w:sz w:val="18"/>
          <w:szCs w:val="18"/>
        </w:rPr>
      </w:pPr>
      <w:r>
        <w:rPr>
          <w:rFonts w:ascii="Verdana" w:eastAsia="Verdana" w:hAnsi="Verdana" w:cs="Times New Roman"/>
          <w:sz w:val="18"/>
          <w:szCs w:val="18"/>
        </w:rPr>
        <w:t>L</w:t>
      </w:r>
      <w:r w:rsidR="00CE7596" w:rsidRPr="00E70D74">
        <w:rPr>
          <w:rFonts w:ascii="Verdana" w:eastAsia="Verdana" w:hAnsi="Verdana" w:cs="Times New Roman"/>
          <w:sz w:val="18"/>
          <w:szCs w:val="18"/>
        </w:rPr>
        <w:t>osliggende fietspaden</w:t>
      </w:r>
      <w:r>
        <w:rPr>
          <w:rFonts w:ascii="Verdana" w:eastAsia="Verdana" w:hAnsi="Verdana" w:cs="Times New Roman"/>
          <w:sz w:val="18"/>
          <w:szCs w:val="18"/>
        </w:rPr>
        <w:t xml:space="preserve"> rondom een rotonde</w:t>
      </w:r>
      <w:r w:rsidR="00CE7596" w:rsidRPr="00E70D74">
        <w:rPr>
          <w:rFonts w:ascii="Verdana" w:eastAsia="Verdana" w:hAnsi="Verdana" w:cs="Times New Roman"/>
          <w:sz w:val="18"/>
          <w:szCs w:val="18"/>
        </w:rPr>
        <w:t xml:space="preserve"> worden ook in het NWB opgenomen. In dat geval krijgen de fietspaden rond de rotonde niet de baansubsoortcode van de rotonde maar de baansubsoort FP (fietspad).</w:t>
      </w:r>
    </w:p>
    <w:p w14:paraId="6E666FA4" w14:textId="2CE86C88" w:rsidR="00CA22E8" w:rsidRPr="00D70E05" w:rsidRDefault="00CA22E8" w:rsidP="00380DCF">
      <w:pPr>
        <w:rPr>
          <w:rFonts w:ascii="Verdana" w:eastAsia="Verdana" w:hAnsi="Verdana" w:cs="Times New Roman"/>
          <w:color w:val="000000" w:themeColor="text1"/>
          <w:sz w:val="18"/>
          <w:szCs w:val="18"/>
        </w:rPr>
      </w:pPr>
      <w:r w:rsidRPr="00E70D74">
        <w:rPr>
          <w:rFonts w:ascii="Verdana" w:eastAsia="Verdana" w:hAnsi="Verdana" w:cs="Times New Roman"/>
          <w:color w:val="000000" w:themeColor="text1"/>
          <w:sz w:val="18"/>
          <w:szCs w:val="18"/>
        </w:rPr>
        <w:t>Wegvakken met een rotonde baansubsoort moeten altijd ook een verplichte rijrichting hebben.</w:t>
      </w:r>
    </w:p>
    <w:p w14:paraId="3C6EB32E" w14:textId="77777777" w:rsidR="00973B3E" w:rsidRDefault="00973B3E">
      <w:pPr>
        <w:spacing w:line="259" w:lineRule="auto"/>
        <w:rPr>
          <w:rFonts w:ascii="Verdana" w:eastAsia="Verdana" w:hAnsi="Verdana" w:cs="Times New Roman"/>
        </w:rPr>
      </w:pPr>
      <w:r>
        <w:rPr>
          <w:rFonts w:ascii="Verdana" w:eastAsia="Verdana" w:hAnsi="Verdana" w:cs="Times New Roman"/>
        </w:rPr>
        <w:br w:type="page"/>
      </w:r>
    </w:p>
    <w:p w14:paraId="51898896" w14:textId="77777777" w:rsidR="00FC5C7B" w:rsidRPr="00AA7D2C" w:rsidRDefault="00FC5C7B" w:rsidP="00AA7D2C">
      <w:pPr>
        <w:rPr>
          <w:rFonts w:ascii="Verdana" w:eastAsia="Verdana" w:hAnsi="Verdana" w:cs="Times New Roman"/>
        </w:rPr>
      </w:pPr>
    </w:p>
    <w:p w14:paraId="6C2B6281" w14:textId="459E27B0" w:rsidR="00C75849" w:rsidRDefault="00C75849" w:rsidP="00C75849">
      <w:pPr>
        <w:pStyle w:val="Kop1"/>
        <w:numPr>
          <w:ilvl w:val="0"/>
          <w:numId w:val="22"/>
        </w:numPr>
        <w:rPr>
          <w:rFonts w:eastAsia="Verdana"/>
        </w:rPr>
      </w:pPr>
      <w:bookmarkStart w:id="36" w:name="_Toc171084014"/>
      <w:r>
        <w:rPr>
          <w:rFonts w:eastAsia="Verdana"/>
        </w:rPr>
        <w:t>Overig (Baansoort)</w:t>
      </w:r>
      <w:bookmarkEnd w:id="36"/>
    </w:p>
    <w:p w14:paraId="54D6ADE2" w14:textId="77777777" w:rsidR="00B6169B" w:rsidRPr="00333396" w:rsidRDefault="00B6169B" w:rsidP="00B6169B"/>
    <w:p w14:paraId="4AD9AC10" w14:textId="10DBBE31" w:rsidR="00B6169B" w:rsidRDefault="00B6169B" w:rsidP="00C75849">
      <w:pPr>
        <w:pStyle w:val="Kop2"/>
      </w:pPr>
      <w:bookmarkStart w:id="37" w:name="_Toc171084015"/>
      <w:r>
        <w:t>Doorste</w:t>
      </w:r>
      <w:r w:rsidR="007A152D">
        <w:t>ek</w:t>
      </w:r>
      <w:r>
        <w:t xml:space="preserve"> (baan</w:t>
      </w:r>
      <w:r w:rsidR="009C3B22">
        <w:t>sub</w:t>
      </w:r>
      <w:r>
        <w:t>soort</w:t>
      </w:r>
      <w:r w:rsidR="0014143C">
        <w:t xml:space="preserve"> DST</w:t>
      </w:r>
      <w:r>
        <w:t>)</w:t>
      </w:r>
      <w:bookmarkEnd w:id="37"/>
    </w:p>
    <w:p w14:paraId="716954F9" w14:textId="70EDD542" w:rsidR="00AD026E" w:rsidRDefault="00AD026E" w:rsidP="00AD026E"/>
    <w:p w14:paraId="16FFD2B6" w14:textId="3A4E0F71" w:rsidR="00FC3920" w:rsidRDefault="00BB47B8" w:rsidP="00AD026E">
      <w:r w:rsidRPr="00BB47B8">
        <w:t xml:space="preserve">Een korte oversteek, die niet </w:t>
      </w:r>
      <w:r>
        <w:t xml:space="preserve">worden </w:t>
      </w:r>
      <w:r w:rsidRPr="00BB47B8">
        <w:t>voorzien van een interval, tussen gescheiden gehectometreerde rijbanen.</w:t>
      </w:r>
    </w:p>
    <w:p w14:paraId="0287CFC4" w14:textId="4A3F7783" w:rsidR="00FC3920" w:rsidRDefault="00FC3920" w:rsidP="00AD026E"/>
    <w:p w14:paraId="5F275FFC" w14:textId="7FF85ED9" w:rsidR="00FC3920" w:rsidRDefault="00FC3920">
      <w:pPr>
        <w:spacing w:line="259" w:lineRule="auto"/>
      </w:pPr>
      <w:r>
        <w:br w:type="page"/>
      </w:r>
    </w:p>
    <w:p w14:paraId="765BA124" w14:textId="77777777" w:rsidR="00BB47B8" w:rsidRDefault="00BB47B8" w:rsidP="00AD026E"/>
    <w:p w14:paraId="030A0385" w14:textId="47D32ACC" w:rsidR="00B6169B" w:rsidRPr="008F5A9B" w:rsidRDefault="007A152D" w:rsidP="00C75849">
      <w:pPr>
        <w:pStyle w:val="Kop2"/>
      </w:pPr>
      <w:bookmarkStart w:id="38" w:name="_Toc171084016"/>
      <w:r>
        <w:t>CADO</w:t>
      </w:r>
      <w:r w:rsidR="00B6169B">
        <w:t xml:space="preserve"> (baan</w:t>
      </w:r>
      <w:r w:rsidR="009C3B22">
        <w:t>sub</w:t>
      </w:r>
      <w:r w:rsidR="00B6169B">
        <w:t>soort</w:t>
      </w:r>
      <w:r w:rsidR="0014143C">
        <w:t xml:space="preserve"> CADO</w:t>
      </w:r>
      <w:r w:rsidR="00B6169B">
        <w:t>)</w:t>
      </w:r>
      <w:bookmarkEnd w:id="38"/>
    </w:p>
    <w:p w14:paraId="5321CAFD" w14:textId="77777777" w:rsidR="00432D4D" w:rsidRDefault="00432D4D" w:rsidP="00432D4D">
      <w:pPr>
        <w:rPr>
          <w:rFonts w:ascii="Verdana" w:hAnsi="Verdana"/>
          <w:sz w:val="18"/>
          <w:szCs w:val="18"/>
        </w:rPr>
      </w:pPr>
    </w:p>
    <w:p w14:paraId="61265605" w14:textId="0314E1A9" w:rsidR="00432D4D" w:rsidRPr="00432D4D" w:rsidRDefault="00432D4D" w:rsidP="00432D4D">
      <w:pPr>
        <w:rPr>
          <w:rFonts w:ascii="Verdana" w:hAnsi="Verdana"/>
          <w:b/>
          <w:bCs/>
          <w:sz w:val="18"/>
          <w:szCs w:val="18"/>
        </w:rPr>
      </w:pPr>
      <w:r w:rsidRPr="00432D4D">
        <w:rPr>
          <w:rFonts w:ascii="Verdana" w:hAnsi="Verdana"/>
          <w:b/>
          <w:bCs/>
          <w:sz w:val="18"/>
          <w:szCs w:val="18"/>
        </w:rPr>
        <w:t>Omschrijving</w:t>
      </w:r>
    </w:p>
    <w:p w14:paraId="16BEE9CA" w14:textId="5FB32B67" w:rsidR="00432D4D" w:rsidRPr="00432D4D" w:rsidRDefault="00432D4D" w:rsidP="00432D4D">
      <w:pPr>
        <w:rPr>
          <w:rFonts w:ascii="Verdana" w:hAnsi="Verdana"/>
          <w:sz w:val="18"/>
          <w:szCs w:val="18"/>
        </w:rPr>
      </w:pPr>
      <w:r w:rsidRPr="00432D4D">
        <w:rPr>
          <w:rFonts w:ascii="Verdana" w:hAnsi="Verdana"/>
          <w:sz w:val="18"/>
          <w:szCs w:val="18"/>
        </w:rPr>
        <w:t>Doorsteek voor motorvoertuigen van hulpdiensten tussen twee rijbanen</w:t>
      </w:r>
      <w:r w:rsidR="008739E8">
        <w:rPr>
          <w:rFonts w:ascii="Verdana" w:hAnsi="Verdana"/>
          <w:sz w:val="18"/>
          <w:szCs w:val="18"/>
        </w:rPr>
        <w:t>,</w:t>
      </w:r>
      <w:r w:rsidRPr="00432D4D">
        <w:rPr>
          <w:rFonts w:ascii="Verdana" w:hAnsi="Verdana"/>
          <w:sz w:val="18"/>
          <w:szCs w:val="18"/>
        </w:rPr>
        <w:t xml:space="preserve"> uitsluitend te gebruiken om calamiteiten en incidenten tijdig te bereiken en af te voeren (CROW).</w:t>
      </w:r>
    </w:p>
    <w:p w14:paraId="03CB0153" w14:textId="77777777" w:rsidR="00432D4D" w:rsidRPr="00432D4D" w:rsidRDefault="00432D4D" w:rsidP="00432D4D">
      <w:pPr>
        <w:rPr>
          <w:rFonts w:ascii="Verdana" w:hAnsi="Verdana"/>
          <w:sz w:val="18"/>
          <w:szCs w:val="18"/>
        </w:rPr>
      </w:pPr>
      <w:r w:rsidRPr="00432D4D">
        <w:rPr>
          <w:rFonts w:ascii="Verdana" w:hAnsi="Verdana"/>
          <w:sz w:val="18"/>
          <w:szCs w:val="18"/>
        </w:rPr>
        <w:t>De CADO staat op witte borden met zwarte letters aangegeven of volgens het format van de borden van een Uitgangsstelling, dit zijn rode borden met witte letters. Niet op elke locatie is een bord aanwezig.</w:t>
      </w:r>
    </w:p>
    <w:p w14:paraId="47F28E27" w14:textId="77777777" w:rsidR="00432D4D" w:rsidRPr="00432D4D" w:rsidRDefault="00432D4D" w:rsidP="00432D4D">
      <w:pPr>
        <w:rPr>
          <w:rFonts w:ascii="Verdana" w:hAnsi="Verdana"/>
          <w:sz w:val="18"/>
          <w:szCs w:val="18"/>
        </w:rPr>
      </w:pPr>
      <w:r w:rsidRPr="00432D4D">
        <w:rPr>
          <w:rFonts w:ascii="Verdana" w:hAnsi="Verdana"/>
          <w:sz w:val="18"/>
          <w:szCs w:val="18"/>
        </w:rPr>
        <w:t>Ook sluiproutes vallen onder de CADO’s. Dat zijn doorsteken die door een aanrijdende berger (met instemming van RWS) gebruikt worden.</w:t>
      </w:r>
    </w:p>
    <w:p w14:paraId="3F443AE5" w14:textId="77777777" w:rsidR="00432D4D" w:rsidRPr="00432D4D" w:rsidRDefault="00432D4D" w:rsidP="00432D4D">
      <w:pPr>
        <w:rPr>
          <w:rFonts w:ascii="Verdana" w:hAnsi="Verdana"/>
          <w:sz w:val="18"/>
          <w:szCs w:val="18"/>
        </w:rPr>
      </w:pPr>
      <w:r w:rsidRPr="00432D4D">
        <w:rPr>
          <w:rFonts w:ascii="Verdana" w:hAnsi="Verdana"/>
          <w:sz w:val="18"/>
          <w:szCs w:val="18"/>
        </w:rPr>
        <w:t>Door deze sluiproutes te gebruiken kan men toch sneller op de incidentlocatie zijn dan een berger die volgens de gangbare verkeersregels en wegenstructuur naar het incident rijdt.</w:t>
      </w:r>
    </w:p>
    <w:p w14:paraId="1A289EA1" w14:textId="2B02788A" w:rsidR="00CF0D5F" w:rsidRDefault="00432D4D" w:rsidP="00432D4D">
      <w:pPr>
        <w:rPr>
          <w:rFonts w:ascii="Verdana" w:hAnsi="Verdana"/>
          <w:sz w:val="18"/>
          <w:szCs w:val="18"/>
        </w:rPr>
      </w:pPr>
      <w:r w:rsidRPr="00432D4D">
        <w:rPr>
          <w:rFonts w:ascii="Verdana" w:hAnsi="Verdana"/>
          <w:sz w:val="18"/>
          <w:szCs w:val="18"/>
        </w:rPr>
        <w:t xml:space="preserve">CADO wordt gebruikt voor de losliggende banen, niet doorsteken in de middenberm tussen </w:t>
      </w:r>
      <w:r w:rsidR="00D72C39">
        <w:rPr>
          <w:rFonts w:ascii="Verdana" w:hAnsi="Verdana"/>
          <w:sz w:val="18"/>
          <w:szCs w:val="18"/>
        </w:rPr>
        <w:t>hoofdrijbanen of parallelwegen.</w:t>
      </w:r>
    </w:p>
    <w:p w14:paraId="2507A4FB" w14:textId="685DC0BC" w:rsidR="00AD026E" w:rsidRPr="00E70D74" w:rsidRDefault="00CF0D5F" w:rsidP="00E70D74">
      <w:pPr>
        <w:rPr>
          <w:rFonts w:ascii="Verdana" w:hAnsi="Verdana"/>
          <w:sz w:val="18"/>
          <w:szCs w:val="18"/>
        </w:rPr>
      </w:pPr>
      <w:r>
        <w:rPr>
          <w:rFonts w:ascii="Verdana" w:hAnsi="Verdana"/>
          <w:sz w:val="18"/>
          <w:szCs w:val="18"/>
        </w:rPr>
        <w:t>Kortsluitend wegvak tussen twee rijbanen dat door bebording, verharding of obstakels duidelijk niet bestemd is voor</w:t>
      </w:r>
      <w:r w:rsidR="00CA22E8">
        <w:rPr>
          <w:rFonts w:ascii="Verdana" w:hAnsi="Verdana"/>
          <w:sz w:val="18"/>
          <w:szCs w:val="18"/>
        </w:rPr>
        <w:t xml:space="preserve"> algemeen verkeer, m</w:t>
      </w:r>
      <w:r>
        <w:rPr>
          <w:rFonts w:ascii="Verdana" w:hAnsi="Verdana"/>
          <w:sz w:val="18"/>
          <w:szCs w:val="18"/>
        </w:rPr>
        <w:t xml:space="preserve">aar bij calamiteiten door hulpdiensten gebruikt kan </w:t>
      </w:r>
      <w:r w:rsidR="00CA22E8">
        <w:rPr>
          <w:rFonts w:ascii="Verdana" w:hAnsi="Verdana"/>
          <w:sz w:val="18"/>
          <w:szCs w:val="18"/>
        </w:rPr>
        <w:t xml:space="preserve">en mag </w:t>
      </w:r>
      <w:r>
        <w:rPr>
          <w:rFonts w:ascii="Verdana" w:hAnsi="Verdana"/>
          <w:sz w:val="18"/>
          <w:szCs w:val="18"/>
        </w:rPr>
        <w:t>worden.</w:t>
      </w:r>
    </w:p>
    <w:p w14:paraId="0CCAA979" w14:textId="77777777" w:rsidR="00D72C39" w:rsidRDefault="00D72C39">
      <w:pPr>
        <w:spacing w:line="259" w:lineRule="auto"/>
      </w:pPr>
    </w:p>
    <w:p w14:paraId="3235C1B6" w14:textId="4352778D" w:rsidR="00FC3920" w:rsidRPr="00D72C39" w:rsidRDefault="00D72C39">
      <w:pPr>
        <w:spacing w:line="259" w:lineRule="auto"/>
        <w:rPr>
          <w:rFonts w:ascii="Verdana" w:hAnsi="Verdana"/>
          <w:sz w:val="18"/>
          <w:szCs w:val="18"/>
        </w:rPr>
      </w:pPr>
      <w:r>
        <w:rPr>
          <w:rFonts w:ascii="Verdana" w:hAnsi="Verdana"/>
          <w:sz w:val="18"/>
          <w:szCs w:val="18"/>
        </w:rPr>
        <w:t xml:space="preserve">De code CADO wordt </w:t>
      </w:r>
      <w:r w:rsidR="00DA27F9">
        <w:rPr>
          <w:rFonts w:ascii="Verdana" w:hAnsi="Verdana"/>
          <w:sz w:val="18"/>
          <w:szCs w:val="18"/>
        </w:rPr>
        <w:t xml:space="preserve">alleen gebruikt bij een specifiek </w:t>
      </w:r>
      <w:r w:rsidR="00487E95">
        <w:rPr>
          <w:rFonts w:ascii="Verdana" w:hAnsi="Verdana"/>
          <w:sz w:val="18"/>
          <w:szCs w:val="18"/>
        </w:rPr>
        <w:t xml:space="preserve">verzoek </w:t>
      </w:r>
      <w:r w:rsidR="00DA27F9">
        <w:rPr>
          <w:rFonts w:ascii="Verdana" w:hAnsi="Verdana"/>
          <w:sz w:val="18"/>
          <w:szCs w:val="18"/>
        </w:rPr>
        <w:t>hiervoor van een rijks of provinciale wegbeheerder.</w:t>
      </w:r>
      <w:r w:rsidR="00FC3920" w:rsidRPr="00D72C39">
        <w:rPr>
          <w:rFonts w:ascii="Verdana" w:hAnsi="Verdana"/>
          <w:sz w:val="18"/>
          <w:szCs w:val="18"/>
        </w:rPr>
        <w:br w:type="page"/>
      </w:r>
    </w:p>
    <w:p w14:paraId="5D7EC251" w14:textId="77777777" w:rsidR="00B6169B" w:rsidRPr="00333396" w:rsidRDefault="00B6169B" w:rsidP="00B6169B"/>
    <w:p w14:paraId="53552608" w14:textId="746ACDC4" w:rsidR="00B6169B" w:rsidRPr="008F5A9B" w:rsidRDefault="007A152D" w:rsidP="00C75849">
      <w:pPr>
        <w:pStyle w:val="Kop2"/>
      </w:pPr>
      <w:bookmarkStart w:id="39" w:name="_Toc171084017"/>
      <w:r>
        <w:t>Puntstuk</w:t>
      </w:r>
      <w:r w:rsidR="00B6169B">
        <w:t xml:space="preserve"> (baan</w:t>
      </w:r>
      <w:r w:rsidR="009C3B22">
        <w:t>sub</w:t>
      </w:r>
      <w:r w:rsidR="00B6169B">
        <w:t>soort</w:t>
      </w:r>
      <w:r w:rsidR="0014143C">
        <w:t xml:space="preserve"> PST</w:t>
      </w:r>
      <w:r w:rsidR="00B6169B">
        <w:t>)</w:t>
      </w:r>
      <w:bookmarkEnd w:id="39"/>
    </w:p>
    <w:p w14:paraId="5DF9527E" w14:textId="77777777" w:rsidR="003E7CB2" w:rsidRDefault="003E7CB2" w:rsidP="00380DCF">
      <w:pPr>
        <w:rPr>
          <w:rFonts w:ascii="Verdana" w:eastAsia="Verdana" w:hAnsi="Verdana" w:cs="Times New Roman"/>
        </w:rPr>
      </w:pPr>
    </w:p>
    <w:p w14:paraId="313E6335" w14:textId="50D5150F" w:rsidR="00A7539A" w:rsidRPr="00A7539A" w:rsidRDefault="00A7539A" w:rsidP="00A7539A">
      <w:pPr>
        <w:rPr>
          <w:rFonts w:ascii="Verdana" w:hAnsi="Verdana"/>
          <w:sz w:val="18"/>
          <w:szCs w:val="18"/>
        </w:rPr>
      </w:pPr>
      <w:r w:rsidRPr="00A7539A">
        <w:rPr>
          <w:rFonts w:ascii="Verdana" w:hAnsi="Verdana"/>
          <w:sz w:val="18"/>
          <w:szCs w:val="18"/>
        </w:rPr>
        <w:t>De definitie van deze aanvullende baansubsoorten zijn:</w:t>
      </w:r>
    </w:p>
    <w:p w14:paraId="63EABA00" w14:textId="5367D37B" w:rsidR="00A7539A" w:rsidRPr="00A7539A" w:rsidRDefault="00A7539A" w:rsidP="00A7539A">
      <w:pPr>
        <w:rPr>
          <w:rFonts w:ascii="Verdana" w:hAnsi="Verdana"/>
          <w:sz w:val="18"/>
          <w:szCs w:val="18"/>
        </w:rPr>
      </w:pPr>
      <w:r w:rsidRPr="00A7539A">
        <w:rPr>
          <w:rFonts w:ascii="Verdana" w:hAnsi="Verdana"/>
          <w:sz w:val="18"/>
          <w:szCs w:val="18"/>
        </w:rPr>
        <w:t xml:space="preserve">“Puntstuk” = Een puntstuk is een meerhoekig vlak bij splitsingen of samenvoegingen rijstroken of rijbanen. </w:t>
      </w:r>
    </w:p>
    <w:p w14:paraId="3EEE6CF7" w14:textId="77777777" w:rsidR="00A7539A" w:rsidRPr="00A7539A" w:rsidRDefault="00A7539A" w:rsidP="00A7539A">
      <w:pPr>
        <w:rPr>
          <w:rFonts w:ascii="Verdana" w:hAnsi="Verdana"/>
          <w:sz w:val="18"/>
          <w:szCs w:val="18"/>
        </w:rPr>
      </w:pPr>
      <w:r w:rsidRPr="00A7539A">
        <w:rPr>
          <w:rFonts w:ascii="Verdana" w:hAnsi="Verdana"/>
          <w:sz w:val="18"/>
          <w:szCs w:val="18"/>
        </w:rPr>
        <w:t>Een puntstuk geeft de plaats aan waar het scheidingspunt van de verharding ligt bij con-en divergentiepunten van een aftakking van de hoofdrijbaan of verbindingsweg. En een puntstuk begint c.q. eindigt waar het verkeer wettelijk gezien niet meer van rijstrook mag wisselen, bij de dubbel doorgetrokken lijn behorende bij het, al dan niet met opgevulde, meerhoekig vlak.</w:t>
      </w:r>
    </w:p>
    <w:p w14:paraId="632E280A" w14:textId="2A569F7F" w:rsidR="00A7539A" w:rsidRDefault="00A7539A" w:rsidP="00A7539A">
      <w:pPr>
        <w:rPr>
          <w:rFonts w:ascii="Verdana" w:hAnsi="Verdana"/>
          <w:sz w:val="18"/>
          <w:szCs w:val="18"/>
        </w:rPr>
      </w:pPr>
      <w:r w:rsidRPr="00A7539A">
        <w:rPr>
          <w:rFonts w:ascii="Verdana" w:hAnsi="Verdana"/>
          <w:sz w:val="18"/>
          <w:szCs w:val="18"/>
        </w:rPr>
        <w:t xml:space="preserve">Toelichting: Het puntstuk begint waar de verfblokken overgaan in de dubbel doorgetrokken lijn, en eindigt waar de scheiding van de asfaltvlakken ligt en dan geprojecteerd op het midden van con/divergerende vlak (figuur 7.2). </w:t>
      </w:r>
    </w:p>
    <w:p w14:paraId="6E17BDB6" w14:textId="77777777" w:rsidR="00EC3C50" w:rsidRPr="00D9105B" w:rsidRDefault="00EC3C50" w:rsidP="00EC3C50">
      <w:pPr>
        <w:contextualSpacing/>
        <w:rPr>
          <w:rFonts w:ascii="Verdana" w:eastAsia="Verdana" w:hAnsi="Verdana" w:cs="Times New Roman"/>
        </w:rPr>
      </w:pPr>
      <w:bookmarkStart w:id="40" w:name="_Hlk130731166"/>
      <w:r w:rsidRPr="00D9105B">
        <w:rPr>
          <w:rFonts w:ascii="Verdana" w:eastAsia="Verdana" w:hAnsi="Verdana" w:cs="Times New Roman"/>
          <w:noProof/>
          <w:lang w:eastAsia="nl-NL"/>
        </w:rPr>
        <mc:AlternateContent>
          <mc:Choice Requires="wpg">
            <w:drawing>
              <wp:anchor distT="0" distB="0" distL="114300" distR="114300" simplePos="0" relativeHeight="251666432" behindDoc="0" locked="0" layoutInCell="1" allowOverlap="1" wp14:anchorId="1FD5EE33" wp14:editId="6D1FD066">
                <wp:simplePos x="0" y="0"/>
                <wp:positionH relativeFrom="column">
                  <wp:posOffset>1119505</wp:posOffset>
                </wp:positionH>
                <wp:positionV relativeFrom="paragraph">
                  <wp:posOffset>318770</wp:posOffset>
                </wp:positionV>
                <wp:extent cx="3943350" cy="4485640"/>
                <wp:effectExtent l="0" t="0" r="0" b="0"/>
                <wp:wrapTopAndBottom/>
                <wp:docPr id="330" name="Groep 330"/>
                <wp:cNvGraphicFramePr/>
                <a:graphic xmlns:a="http://schemas.openxmlformats.org/drawingml/2006/main">
                  <a:graphicData uri="http://schemas.microsoft.com/office/word/2010/wordprocessingGroup">
                    <wpg:wgp>
                      <wpg:cNvGrpSpPr/>
                      <wpg:grpSpPr>
                        <a:xfrm>
                          <a:off x="0" y="0"/>
                          <a:ext cx="3943350" cy="4485640"/>
                          <a:chOff x="0" y="0"/>
                          <a:chExt cx="3943350" cy="4485640"/>
                        </a:xfrm>
                      </wpg:grpSpPr>
                      <pic:pic xmlns:pic="http://schemas.openxmlformats.org/drawingml/2006/picture">
                        <pic:nvPicPr>
                          <pic:cNvPr id="331" name="Afbeelding 33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943350" cy="4162425"/>
                          </a:xfrm>
                          <a:prstGeom prst="rect">
                            <a:avLst/>
                          </a:prstGeom>
                        </pic:spPr>
                      </pic:pic>
                      <wps:wsp>
                        <wps:cNvPr id="332" name="Tekstvak 332"/>
                        <wps:cNvSpPr txBox="1"/>
                        <wps:spPr>
                          <a:xfrm>
                            <a:off x="0" y="4219575"/>
                            <a:ext cx="3943350" cy="266065"/>
                          </a:xfrm>
                          <a:prstGeom prst="rect">
                            <a:avLst/>
                          </a:prstGeom>
                          <a:solidFill>
                            <a:prstClr val="white"/>
                          </a:solidFill>
                          <a:ln>
                            <a:noFill/>
                          </a:ln>
                          <a:effectLst/>
                        </wps:spPr>
                        <wps:txbx>
                          <w:txbxContent>
                            <w:p w14:paraId="2AC3B7B2" w14:textId="77777777" w:rsidR="00C573AA" w:rsidRPr="00EB0161" w:rsidRDefault="00C573AA" w:rsidP="00EC3C50">
                              <w:pPr>
                                <w:pStyle w:val="Bijschrift"/>
                                <w:rPr>
                                  <w:b/>
                                  <w:noProof/>
                                  <w:color w:val="auto"/>
                                </w:rPr>
                              </w:pPr>
                              <w:r w:rsidRPr="002E3F90">
                                <w:rPr>
                                  <w:color w:val="auto"/>
                                </w:rPr>
                                <w:t xml:space="preserve">Figuur </w:t>
                              </w:r>
                              <w:r>
                                <w:rPr>
                                  <w:color w:val="auto"/>
                                </w:rPr>
                                <w:t>7.2</w:t>
                              </w:r>
                              <w:r w:rsidRPr="00EB0161">
                                <w:rPr>
                                  <w:color w:val="auto"/>
                                </w:rPr>
                                <w:t xml:space="preserve"> </w:t>
                              </w:r>
                              <w:r>
                                <w:rPr>
                                  <w:color w:val="auto"/>
                                </w:rPr>
                                <w:t>De baansubsoort p</w:t>
                              </w:r>
                              <w:r w:rsidRPr="00EB0161">
                                <w:rPr>
                                  <w:color w:val="auto"/>
                                </w:rPr>
                                <w:t>un</w:t>
                              </w:r>
                              <w:r>
                                <w:rPr>
                                  <w:color w:val="auto"/>
                                </w:rPr>
                                <w:t xml:space="preserve">tstuk is opgelicht.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FD5EE33" id="Groep 330" o:spid="_x0000_s1029" style="position:absolute;margin-left:88.15pt;margin-top:25.1pt;width:310.5pt;height:353.2pt;z-index:251666432" coordsize="39433,44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">
                <v:shape id="Afbeelding 331" o:spid="_x0000_s1030" type="#_x0000_t75" style="position:absolute;width:39433;height:41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">
                  <v:imagedata r:id="rId11" o:title=""/>
                </v:shape>
                <v:shape id="Tekstvak 332" o:spid="_x0000_s1031" type="#_x0000_t202" style="position:absolute;top:42195;width:39433;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" stroked="f">
                  <v:textbox style="mso-fit-shape-to-text:t" inset="0,0,0,0">
                    <w:txbxContent>
                      <w:p w14:paraId="2AC3B7B2" w14:textId="77777777" w:rsidR="00C573AA" w:rsidRPr="00EB0161" w:rsidRDefault="00C573AA" w:rsidP="00EC3C50">
                        <w:pPr>
                          <w:pStyle w:val="Bijschrift"/>
                          <w:rPr>
                            <w:b/>
                            <w:noProof/>
                            <w:color w:val="auto"/>
                          </w:rPr>
                        </w:pPr>
                        <w:r w:rsidRPr="002E3F90">
                          <w:rPr>
                            <w:color w:val="auto"/>
                          </w:rPr>
                          <w:t xml:space="preserve">Figuur </w:t>
                        </w:r>
                        <w:r>
                          <w:rPr>
                            <w:color w:val="auto"/>
                          </w:rPr>
                          <w:t>7.2</w:t>
                        </w:r>
                        <w:r w:rsidRPr="00EB0161">
                          <w:rPr>
                            <w:color w:val="auto"/>
                          </w:rPr>
                          <w:t xml:space="preserve"> </w:t>
                        </w:r>
                        <w:r>
                          <w:rPr>
                            <w:color w:val="auto"/>
                          </w:rPr>
                          <w:t>De baansubsoort p</w:t>
                        </w:r>
                        <w:r w:rsidRPr="00EB0161">
                          <w:rPr>
                            <w:color w:val="auto"/>
                          </w:rPr>
                          <w:t>un</w:t>
                        </w:r>
                        <w:r>
                          <w:rPr>
                            <w:color w:val="auto"/>
                          </w:rPr>
                          <w:t xml:space="preserve">tstuk is opgelicht.  </w:t>
                        </w:r>
                      </w:p>
                    </w:txbxContent>
                  </v:textbox>
                </v:shape>
                <w10:wrap type="topAndBottom"/>
              </v:group>
            </w:pict>
          </mc:Fallback>
        </mc:AlternateContent>
      </w:r>
      <w:r w:rsidRPr="00D9105B">
        <w:rPr>
          <w:rFonts w:ascii="Verdana" w:eastAsia="Verdana" w:hAnsi="Verdana" w:cs="Times New Roman"/>
        </w:rPr>
        <w:t xml:space="preserve">In het NWB is het puntstuk als baansubsoort voor Rijkswegen geïntroduceerd om de koppeling met andere RWS databases te vereenvoudigen. </w:t>
      </w:r>
    </w:p>
    <w:p w14:paraId="0CCE33D5" w14:textId="2E9D0639" w:rsidR="002356BA" w:rsidRPr="002356BA" w:rsidRDefault="00761133" w:rsidP="0022556F">
      <w:pPr>
        <w:pStyle w:val="Kop2"/>
      </w:pPr>
      <w:bookmarkStart w:id="41" w:name="_Toc171084018"/>
      <w:bookmarkEnd w:id="40"/>
      <w:r>
        <w:t>Eisen registra</w:t>
      </w:r>
      <w:r w:rsidR="0022556F">
        <w:t>tie p</w:t>
      </w:r>
      <w:r w:rsidR="002356BA" w:rsidRPr="002356BA">
        <w:t>untstuk</w:t>
      </w:r>
      <w:bookmarkEnd w:id="41"/>
    </w:p>
    <w:p w14:paraId="5DA72C39" w14:textId="0580544C" w:rsidR="002356BA" w:rsidRPr="0022556F" w:rsidRDefault="002356BA" w:rsidP="0022556F">
      <w:pPr>
        <w:pStyle w:val="Lijstalinea"/>
        <w:numPr>
          <w:ilvl w:val="0"/>
          <w:numId w:val="6"/>
        </w:numPr>
        <w:rPr>
          <w:rFonts w:ascii="Verdana" w:hAnsi="Verdana"/>
          <w:sz w:val="18"/>
          <w:szCs w:val="18"/>
        </w:rPr>
      </w:pPr>
      <w:r w:rsidRPr="0022556F">
        <w:rPr>
          <w:rFonts w:ascii="Verdana" w:hAnsi="Verdana"/>
          <w:sz w:val="18"/>
          <w:szCs w:val="18"/>
        </w:rPr>
        <w:t xml:space="preserve">Opgemerkt dient te worden dat Baansubsoort = “PST” geen eigenlijke baansubsoort is maar geïntroduceerd is om koppeling met andere RWS-databases te vereenvoudigen. </w:t>
      </w:r>
    </w:p>
    <w:p w14:paraId="67CA1D87" w14:textId="59886A48" w:rsidR="002356BA" w:rsidRPr="0022556F" w:rsidRDefault="002356BA" w:rsidP="0022556F">
      <w:pPr>
        <w:pStyle w:val="Lijstalinea"/>
        <w:numPr>
          <w:ilvl w:val="0"/>
          <w:numId w:val="6"/>
        </w:numPr>
        <w:rPr>
          <w:rFonts w:ascii="Verdana" w:hAnsi="Verdana"/>
          <w:sz w:val="18"/>
          <w:szCs w:val="18"/>
        </w:rPr>
      </w:pPr>
      <w:r w:rsidRPr="0022556F">
        <w:rPr>
          <w:rFonts w:ascii="Verdana" w:hAnsi="Verdana"/>
          <w:sz w:val="18"/>
          <w:szCs w:val="18"/>
        </w:rPr>
        <w:t>Een puntstuk – lijnstuk wordt uitsluitend gebruikt voor Rijkswegen.</w:t>
      </w:r>
    </w:p>
    <w:p w14:paraId="4FDBB243" w14:textId="53434245" w:rsidR="002356BA" w:rsidRPr="0022556F" w:rsidRDefault="002356BA" w:rsidP="0022556F">
      <w:pPr>
        <w:pStyle w:val="Lijstalinea"/>
        <w:numPr>
          <w:ilvl w:val="0"/>
          <w:numId w:val="6"/>
        </w:numPr>
        <w:rPr>
          <w:rFonts w:ascii="Verdana" w:hAnsi="Verdana"/>
          <w:sz w:val="18"/>
          <w:szCs w:val="18"/>
        </w:rPr>
      </w:pPr>
      <w:r w:rsidRPr="0022556F">
        <w:rPr>
          <w:rFonts w:ascii="Verdana" w:hAnsi="Verdana"/>
          <w:sz w:val="18"/>
          <w:szCs w:val="18"/>
        </w:rPr>
        <w:t>Een puntstuk – lijnstuk komt nooit voor op gelijkvloerse kruispunten van een Rijksweg.</w:t>
      </w:r>
    </w:p>
    <w:p w14:paraId="3A529599" w14:textId="14B50DD2" w:rsidR="002356BA" w:rsidRPr="0022556F" w:rsidRDefault="002356BA" w:rsidP="0022556F">
      <w:pPr>
        <w:pStyle w:val="Lijstalinea"/>
        <w:numPr>
          <w:ilvl w:val="0"/>
          <w:numId w:val="6"/>
        </w:numPr>
        <w:rPr>
          <w:rFonts w:ascii="Verdana" w:hAnsi="Verdana"/>
          <w:sz w:val="18"/>
          <w:szCs w:val="18"/>
        </w:rPr>
      </w:pPr>
      <w:r w:rsidRPr="0022556F">
        <w:rPr>
          <w:rFonts w:ascii="Verdana" w:hAnsi="Verdana"/>
          <w:sz w:val="18"/>
          <w:szCs w:val="18"/>
        </w:rPr>
        <w:t xml:space="preserve">Een puntstuk – lijnstuk komt nooit voor in de hartlijn van een hoofdrijbaan, wel als koppelpunt op de hartlijn van een hoofdrijbaan. </w:t>
      </w:r>
    </w:p>
    <w:p w14:paraId="0D41DF95" w14:textId="0E1E9A3C" w:rsidR="002356BA" w:rsidRPr="0022556F" w:rsidRDefault="002356BA" w:rsidP="0022556F">
      <w:pPr>
        <w:pStyle w:val="Lijstalinea"/>
        <w:numPr>
          <w:ilvl w:val="0"/>
          <w:numId w:val="6"/>
        </w:numPr>
        <w:rPr>
          <w:rFonts w:ascii="Verdana" w:hAnsi="Verdana"/>
          <w:sz w:val="18"/>
          <w:szCs w:val="18"/>
        </w:rPr>
      </w:pPr>
      <w:r w:rsidRPr="0022556F">
        <w:rPr>
          <w:rFonts w:ascii="Verdana" w:hAnsi="Verdana"/>
          <w:sz w:val="18"/>
          <w:szCs w:val="18"/>
        </w:rPr>
        <w:lastRenderedPageBreak/>
        <w:t>Een punstuk – lijnstuk komt voor in de hartlijn van alle overige baansubsoorten, behalve bij baansubsoorten “NRB”, “</w:t>
      </w:r>
      <w:r w:rsidR="00D5044C">
        <w:rPr>
          <w:rFonts w:ascii="Verdana" w:hAnsi="Verdana"/>
          <w:sz w:val="18"/>
          <w:szCs w:val="18"/>
        </w:rPr>
        <w:t>G</w:t>
      </w:r>
      <w:r w:rsidRPr="0022556F">
        <w:rPr>
          <w:rFonts w:ascii="Verdana" w:hAnsi="Verdana"/>
          <w:sz w:val="18"/>
          <w:szCs w:val="18"/>
        </w:rPr>
        <w:t>RB”</w:t>
      </w:r>
      <w:r w:rsidR="00D5044C">
        <w:rPr>
          <w:rFonts w:ascii="Verdana" w:hAnsi="Verdana"/>
          <w:sz w:val="18"/>
          <w:szCs w:val="18"/>
        </w:rPr>
        <w:t>, “TRB”</w:t>
      </w:r>
      <w:r w:rsidRPr="0022556F">
        <w:rPr>
          <w:rFonts w:ascii="Verdana" w:hAnsi="Verdana"/>
          <w:sz w:val="18"/>
          <w:szCs w:val="18"/>
        </w:rPr>
        <w:t xml:space="preserve"> en de banen op verzorgingsplaatsen/ parkeerplaatsen die geen deel uitmaken van de toe- en afrit van de verzorgingsplaats/ parkeerplaats</w:t>
      </w:r>
    </w:p>
    <w:p w14:paraId="332B182B" w14:textId="3181BAF4" w:rsidR="002356BA" w:rsidRPr="0022556F" w:rsidRDefault="002356BA" w:rsidP="0022556F">
      <w:pPr>
        <w:pStyle w:val="Lijstalinea"/>
        <w:numPr>
          <w:ilvl w:val="0"/>
          <w:numId w:val="6"/>
        </w:numPr>
        <w:rPr>
          <w:rFonts w:ascii="Verdana" w:hAnsi="Verdana"/>
          <w:sz w:val="18"/>
          <w:szCs w:val="18"/>
        </w:rPr>
      </w:pPr>
      <w:r w:rsidRPr="0022556F">
        <w:rPr>
          <w:rFonts w:ascii="Verdana" w:hAnsi="Verdana"/>
          <w:sz w:val="18"/>
          <w:szCs w:val="18"/>
        </w:rPr>
        <w:t xml:space="preserve">Indien twee verbindingswegen (incl. toe-/afrit, parallel-/rangeerbaan) een con- of divergentiepunt vormen, dan dient het puntstuk –lijnstuk uitsluitend voor te komen in de hartlijn van de baan waarvan de hectometerletter afwijkt. </w:t>
      </w:r>
    </w:p>
    <w:p w14:paraId="7D7FEE2A" w14:textId="2E242ABC" w:rsidR="00AD026E" w:rsidRDefault="002356BA" w:rsidP="0022556F">
      <w:pPr>
        <w:pStyle w:val="Lijstalinea"/>
        <w:numPr>
          <w:ilvl w:val="0"/>
          <w:numId w:val="6"/>
        </w:numPr>
        <w:rPr>
          <w:rFonts w:ascii="Verdana" w:hAnsi="Verdana"/>
          <w:sz w:val="18"/>
          <w:szCs w:val="18"/>
        </w:rPr>
      </w:pPr>
      <w:r w:rsidRPr="0022556F">
        <w:rPr>
          <w:rFonts w:ascii="Verdana" w:hAnsi="Verdana"/>
          <w:sz w:val="18"/>
          <w:szCs w:val="18"/>
        </w:rPr>
        <w:t>Indien op de hoofdrijbaan ter hoogte van het puntstuk een hectometrering is geplaatst, dient deze hectometrering denkbeeldige overgenomen te worden op de verbindingsweg op het puntstuk.</w:t>
      </w:r>
    </w:p>
    <w:p w14:paraId="3C88340E" w14:textId="5140F3F7" w:rsidR="00B30D5F" w:rsidRDefault="00B30D5F">
      <w:pPr>
        <w:spacing w:line="259" w:lineRule="auto"/>
        <w:rPr>
          <w:rFonts w:ascii="Verdana" w:hAnsi="Verdana"/>
          <w:sz w:val="18"/>
          <w:szCs w:val="18"/>
        </w:rPr>
      </w:pPr>
      <w:r>
        <w:rPr>
          <w:rFonts w:ascii="Verdana" w:hAnsi="Verdana"/>
          <w:sz w:val="18"/>
          <w:szCs w:val="18"/>
        </w:rPr>
        <w:br w:type="page"/>
      </w:r>
    </w:p>
    <w:p w14:paraId="139ADF38" w14:textId="77777777" w:rsidR="00146FCF" w:rsidRDefault="00146FCF" w:rsidP="00146FCF">
      <w:pPr>
        <w:pStyle w:val="Kop1"/>
        <w:numPr>
          <w:ilvl w:val="0"/>
          <w:numId w:val="22"/>
        </w:numPr>
        <w:rPr>
          <w:rFonts w:eastAsia="Verdana"/>
        </w:rPr>
      </w:pPr>
      <w:bookmarkStart w:id="42" w:name="_Toc171084019"/>
      <w:r>
        <w:rPr>
          <w:rFonts w:eastAsia="Verdana"/>
        </w:rPr>
        <w:lastRenderedPageBreak/>
        <w:t>Fietspad (Baansubsoort FP)</w:t>
      </w:r>
      <w:bookmarkEnd w:id="42"/>
    </w:p>
    <w:p w14:paraId="37721AAC" w14:textId="77777777" w:rsidR="00146FCF" w:rsidRPr="00976938" w:rsidRDefault="00146FCF" w:rsidP="00146FCF">
      <w:pPr>
        <w:rPr>
          <w:rFonts w:ascii="Verdana" w:hAnsi="Verdana"/>
          <w:sz w:val="18"/>
          <w:szCs w:val="18"/>
        </w:rPr>
      </w:pPr>
    </w:p>
    <w:p w14:paraId="2F75FC39" w14:textId="77777777" w:rsidR="00146FCF" w:rsidRDefault="00146FCF" w:rsidP="00146FCF">
      <w:pPr>
        <w:rPr>
          <w:rFonts w:ascii="Verdana" w:hAnsi="Verdana"/>
          <w:sz w:val="18"/>
          <w:szCs w:val="18"/>
        </w:rPr>
      </w:pPr>
      <w:r w:rsidRPr="00976938">
        <w:rPr>
          <w:rFonts w:ascii="Verdana" w:hAnsi="Verdana"/>
          <w:sz w:val="18"/>
          <w:szCs w:val="18"/>
        </w:rPr>
        <w:t>Een fietspad is de weg, verkeersbaan of rijbaan, bestemd voor fietsers</w:t>
      </w:r>
      <w:r>
        <w:rPr>
          <w:rFonts w:ascii="Verdana" w:hAnsi="Verdana"/>
          <w:sz w:val="18"/>
          <w:szCs w:val="18"/>
        </w:rPr>
        <w:t xml:space="preserve"> (bron CROW).</w:t>
      </w:r>
    </w:p>
    <w:p w14:paraId="5C59D1F9" w14:textId="77777777" w:rsidR="00146FCF" w:rsidRDefault="00146FCF" w:rsidP="00146FCF">
      <w:pPr>
        <w:rPr>
          <w:rFonts w:ascii="Verdana" w:hAnsi="Verdana"/>
          <w:sz w:val="18"/>
          <w:szCs w:val="18"/>
        </w:rPr>
      </w:pPr>
      <w:r w:rsidRPr="00D93638">
        <w:rPr>
          <w:rFonts w:ascii="Verdana" w:hAnsi="Verdana"/>
          <w:sz w:val="18"/>
          <w:szCs w:val="18"/>
        </w:rPr>
        <w:t>Vrij liggend pad (zonder naast/parallel liggende weg) waar fietsers en snorfietsers gebruik van dienen te maken of waar fietsers gebruik van mogen maken.</w:t>
      </w:r>
    </w:p>
    <w:p w14:paraId="7CD9314B" w14:textId="77777777" w:rsidR="00146FCF" w:rsidRDefault="00146FCF" w:rsidP="00146FCF">
      <w:pPr>
        <w:rPr>
          <w:rFonts w:ascii="Verdana" w:hAnsi="Verdana"/>
          <w:sz w:val="18"/>
          <w:szCs w:val="18"/>
        </w:rPr>
      </w:pPr>
      <w:r w:rsidRPr="004E5FC0">
        <w:rPr>
          <w:rFonts w:ascii="Verdana" w:hAnsi="Verdana"/>
          <w:sz w:val="18"/>
          <w:szCs w:val="18"/>
        </w:rPr>
        <w:t>Dit geldt ook voor</w:t>
      </w:r>
      <w:r>
        <w:rPr>
          <w:rFonts w:ascii="Verdana" w:hAnsi="Verdana"/>
          <w:sz w:val="18"/>
          <w:szCs w:val="18"/>
        </w:rPr>
        <w:t xml:space="preserve"> </w:t>
      </w:r>
      <w:r w:rsidRPr="004E5FC0">
        <w:rPr>
          <w:rFonts w:ascii="Verdana" w:hAnsi="Verdana"/>
          <w:sz w:val="18"/>
          <w:szCs w:val="18"/>
        </w:rPr>
        <w:t>rotondes voorzien van losliggende fietspaden</w:t>
      </w:r>
      <w:r>
        <w:rPr>
          <w:rFonts w:ascii="Verdana" w:hAnsi="Verdana"/>
          <w:sz w:val="18"/>
          <w:szCs w:val="18"/>
        </w:rPr>
        <w:t xml:space="preserve">. </w:t>
      </w:r>
      <w:r w:rsidRPr="004E5FC0">
        <w:rPr>
          <w:rFonts w:ascii="Verdana" w:hAnsi="Verdana"/>
          <w:sz w:val="18"/>
          <w:szCs w:val="18"/>
        </w:rPr>
        <w:t>De losliggende fietspaden worden ook in het NWB opgenomen. In dat geval krijgen de fietspaden rond de rotonde niet de baansubsoortcode van de rotonde maar de baansubsoort FP (fietspad).</w:t>
      </w:r>
    </w:p>
    <w:p w14:paraId="33450368" w14:textId="77777777" w:rsidR="00146FCF" w:rsidRDefault="00146FCF" w:rsidP="00146FCF">
      <w:pPr>
        <w:rPr>
          <w:b/>
        </w:rPr>
      </w:pPr>
    </w:p>
    <w:p w14:paraId="79A07BAD" w14:textId="779507F3" w:rsidR="00146FCF" w:rsidRPr="00D73C58" w:rsidRDefault="00A0029C" w:rsidP="00146FCF">
      <w:pPr>
        <w:rPr>
          <w:rFonts w:ascii="Verdana" w:hAnsi="Verdana"/>
          <w:b/>
          <w:sz w:val="18"/>
          <w:szCs w:val="18"/>
        </w:rPr>
      </w:pPr>
      <w:r>
        <w:rPr>
          <w:rFonts w:ascii="Verdana" w:hAnsi="Verdana"/>
          <w:b/>
          <w:sz w:val="18"/>
          <w:szCs w:val="18"/>
        </w:rPr>
        <w:t>Eisen</w:t>
      </w:r>
    </w:p>
    <w:p w14:paraId="1CB5A651" w14:textId="77777777" w:rsidR="00146FCF" w:rsidRDefault="00146FCF" w:rsidP="00146FCF">
      <w:pPr>
        <w:rPr>
          <w:rFonts w:ascii="Verdana" w:hAnsi="Verdana"/>
          <w:sz w:val="18"/>
          <w:szCs w:val="18"/>
        </w:rPr>
      </w:pPr>
      <w:r>
        <w:rPr>
          <w:rFonts w:ascii="Verdana" w:hAnsi="Verdana"/>
          <w:sz w:val="18"/>
          <w:szCs w:val="18"/>
        </w:rPr>
        <w:t>Aspecten die leidend zijn voor het herkennen van een fietspad:</w:t>
      </w:r>
    </w:p>
    <w:p w14:paraId="7FBA3EAC" w14:textId="77777777" w:rsidR="00146FCF" w:rsidRDefault="00146FCF" w:rsidP="00146FCF">
      <w:pPr>
        <w:pStyle w:val="Lijstalinea"/>
        <w:numPr>
          <w:ilvl w:val="0"/>
          <w:numId w:val="49"/>
        </w:numPr>
        <w:rPr>
          <w:rFonts w:ascii="Verdana" w:hAnsi="Verdana"/>
          <w:sz w:val="18"/>
          <w:szCs w:val="18"/>
        </w:rPr>
      </w:pPr>
      <w:r>
        <w:rPr>
          <w:rFonts w:ascii="Verdana" w:hAnsi="Verdana"/>
          <w:sz w:val="18"/>
          <w:szCs w:val="18"/>
        </w:rPr>
        <w:t>Breedte die niet voldoende is voor autoverkeer</w:t>
      </w:r>
    </w:p>
    <w:p w14:paraId="2703571B" w14:textId="77777777" w:rsidR="00146FCF" w:rsidRDefault="00146FCF" w:rsidP="00146FCF">
      <w:pPr>
        <w:pStyle w:val="Lijstalinea"/>
        <w:numPr>
          <w:ilvl w:val="1"/>
          <w:numId w:val="49"/>
        </w:numPr>
        <w:rPr>
          <w:rFonts w:ascii="Verdana" w:hAnsi="Verdana"/>
          <w:sz w:val="18"/>
          <w:szCs w:val="18"/>
        </w:rPr>
      </w:pPr>
      <w:r>
        <w:rPr>
          <w:rFonts w:ascii="Verdana" w:hAnsi="Verdana"/>
          <w:sz w:val="18"/>
          <w:szCs w:val="18"/>
        </w:rPr>
        <w:t>Het wegvak kan ook op zichzelf wel breed genoeg zijn voor autoverkeer maar op basis van de belijning rijstroken aangeven die niet breed genoeg zijn</w:t>
      </w:r>
    </w:p>
    <w:p w14:paraId="46315BC8" w14:textId="77777777" w:rsidR="00146FCF" w:rsidRDefault="00146FCF" w:rsidP="00146FCF">
      <w:pPr>
        <w:pStyle w:val="Lijstalinea"/>
        <w:numPr>
          <w:ilvl w:val="0"/>
          <w:numId w:val="49"/>
        </w:numPr>
        <w:rPr>
          <w:rFonts w:ascii="Verdana" w:hAnsi="Verdana"/>
          <w:sz w:val="18"/>
          <w:szCs w:val="18"/>
        </w:rPr>
      </w:pPr>
      <w:r>
        <w:rPr>
          <w:rFonts w:ascii="Verdana" w:hAnsi="Verdana"/>
          <w:sz w:val="18"/>
          <w:szCs w:val="18"/>
        </w:rPr>
        <w:t>Obstakels aan begin en einde waardoor een auto het wegvak niet kan bereiken</w:t>
      </w:r>
    </w:p>
    <w:p w14:paraId="6E9AF19A" w14:textId="77777777" w:rsidR="00146FCF" w:rsidRDefault="00146FCF" w:rsidP="00146FCF">
      <w:pPr>
        <w:pStyle w:val="Lijstalinea"/>
        <w:numPr>
          <w:ilvl w:val="0"/>
          <w:numId w:val="49"/>
        </w:numPr>
        <w:rPr>
          <w:rFonts w:ascii="Verdana" w:hAnsi="Verdana"/>
          <w:sz w:val="18"/>
          <w:szCs w:val="18"/>
        </w:rPr>
      </w:pPr>
      <w:r>
        <w:rPr>
          <w:rFonts w:ascii="Verdana" w:hAnsi="Verdana"/>
          <w:sz w:val="18"/>
          <w:szCs w:val="18"/>
        </w:rPr>
        <w:t>Verharding afwijkend van dat op aansluitende autorijbanen</w:t>
      </w:r>
    </w:p>
    <w:p w14:paraId="49339B01" w14:textId="77777777" w:rsidR="00146FCF" w:rsidRDefault="00146FCF" w:rsidP="00146FCF">
      <w:pPr>
        <w:pStyle w:val="Lijstalinea"/>
        <w:numPr>
          <w:ilvl w:val="0"/>
          <w:numId w:val="49"/>
        </w:numPr>
        <w:rPr>
          <w:rFonts w:ascii="Verdana" w:hAnsi="Verdana"/>
          <w:sz w:val="18"/>
          <w:szCs w:val="18"/>
        </w:rPr>
      </w:pPr>
      <w:r>
        <w:rPr>
          <w:rFonts w:ascii="Verdana" w:hAnsi="Verdana"/>
          <w:sz w:val="18"/>
          <w:szCs w:val="18"/>
        </w:rPr>
        <w:t>Sluit het wegvak aan andere fietspaden aan? Als een wegvak enkel aan fietspaden aansluit zal dat wegvak zelf ook een fietspad zijn</w:t>
      </w:r>
    </w:p>
    <w:p w14:paraId="5BCE4B28" w14:textId="77777777" w:rsidR="00146FCF" w:rsidRPr="004C4926" w:rsidRDefault="00146FCF" w:rsidP="00146FCF">
      <w:pPr>
        <w:rPr>
          <w:rFonts w:ascii="Verdana" w:hAnsi="Verdana"/>
          <w:sz w:val="18"/>
          <w:szCs w:val="18"/>
        </w:rPr>
      </w:pPr>
      <w:r>
        <w:rPr>
          <w:rFonts w:ascii="Verdana" w:hAnsi="Verdana"/>
          <w:sz w:val="18"/>
          <w:szCs w:val="18"/>
        </w:rPr>
        <w:t>Fietspaden worden meestal aangegeven door borden G11, G12-A of G13. Deze kunnen ook het onderscheid aangeven tussen een fietspad of voetpad.</w:t>
      </w:r>
    </w:p>
    <w:p w14:paraId="1426168D" w14:textId="77777777" w:rsidR="00146FCF" w:rsidRPr="00A539B4" w:rsidRDefault="00146FCF" w:rsidP="00146FCF">
      <w:pPr>
        <w:rPr>
          <w:rFonts w:ascii="Verdana" w:hAnsi="Verdana"/>
          <w:sz w:val="18"/>
          <w:szCs w:val="18"/>
          <w:u w:val="single"/>
        </w:rPr>
      </w:pPr>
    </w:p>
    <w:p w14:paraId="43DC3BDF" w14:textId="36DFFC0F" w:rsidR="00FA2F29" w:rsidRDefault="009E1395" w:rsidP="00FA2F29">
      <w:pPr>
        <w:rPr>
          <w:rFonts w:ascii="Verdana" w:hAnsi="Verdana"/>
          <w:sz w:val="18"/>
          <w:szCs w:val="18"/>
        </w:rPr>
      </w:pPr>
      <w:r>
        <w:rPr>
          <w:rFonts w:ascii="Verdana" w:hAnsi="Verdana"/>
          <w:sz w:val="18"/>
          <w:szCs w:val="18"/>
        </w:rPr>
        <w:t>Door deze definitie zullen fietsstraten in principe de code RB krijgen. Door de inrichting die ook bruikbaar moet zijn voor auto’s, voldoet een fietsstraat in principe niet aan de eisen voor de code FP.</w:t>
      </w:r>
    </w:p>
    <w:p w14:paraId="05F0B49D" w14:textId="712BA27A" w:rsidR="00CB6D47" w:rsidRDefault="00CB6D47" w:rsidP="00CB6D47">
      <w:pPr>
        <w:pStyle w:val="Kop1"/>
        <w:numPr>
          <w:ilvl w:val="0"/>
          <w:numId w:val="22"/>
        </w:numPr>
        <w:rPr>
          <w:rFonts w:eastAsia="Verdana"/>
        </w:rPr>
      </w:pPr>
      <w:bookmarkStart w:id="43" w:name="_Toc171084020"/>
      <w:r>
        <w:rPr>
          <w:rFonts w:eastAsia="Verdana"/>
        </w:rPr>
        <w:t>Voetpad (Baansubsoort VP)</w:t>
      </w:r>
      <w:bookmarkEnd w:id="43"/>
    </w:p>
    <w:p w14:paraId="7E4D9597" w14:textId="77777777" w:rsidR="00CB6D47" w:rsidRDefault="00CB6D47" w:rsidP="00CB6D47"/>
    <w:p w14:paraId="0010FEBC" w14:textId="574F3FF1" w:rsidR="009F54CB" w:rsidRDefault="009F54CB" w:rsidP="009F54CB">
      <w:pPr>
        <w:pStyle w:val="Kop2"/>
      </w:pPr>
      <w:bookmarkStart w:id="44" w:name="_Toc171084021"/>
      <w:r>
        <w:t>7.1 Voetpad</w:t>
      </w:r>
      <w:bookmarkEnd w:id="44"/>
    </w:p>
    <w:p w14:paraId="273CB49C" w14:textId="77777777" w:rsidR="009F54CB" w:rsidRDefault="009F54CB" w:rsidP="00CB6D47">
      <w:pPr>
        <w:rPr>
          <w:rFonts w:ascii="Verdana" w:hAnsi="Verdana"/>
          <w:sz w:val="18"/>
          <w:szCs w:val="20"/>
        </w:rPr>
      </w:pPr>
    </w:p>
    <w:p w14:paraId="0170C8A8" w14:textId="5AECA22C" w:rsidR="00CB6D47" w:rsidRDefault="0012240C" w:rsidP="00CB6D47">
      <w:pPr>
        <w:rPr>
          <w:rFonts w:ascii="Verdana" w:hAnsi="Verdana"/>
          <w:sz w:val="18"/>
          <w:szCs w:val="20"/>
        </w:rPr>
      </w:pPr>
      <w:r w:rsidRPr="0012240C">
        <w:rPr>
          <w:rFonts w:ascii="Verdana" w:hAnsi="Verdana"/>
          <w:sz w:val="18"/>
          <w:szCs w:val="20"/>
        </w:rPr>
        <w:t>Voor voetgangers bestemde deel van een weg of alleen voor voetgangers toegankelijke weg. In de bebouwde kom is het voetpad vaak enigszins verhoogd (trottoir). Een voetpad wordt aangegeven met bord G07 (CROW)</w:t>
      </w:r>
    </w:p>
    <w:p w14:paraId="78DB05B0" w14:textId="755E8D0A" w:rsidR="00146FCF" w:rsidRDefault="003A7B09" w:rsidP="00CB6D47">
      <w:pPr>
        <w:rPr>
          <w:rFonts w:ascii="Verdana" w:hAnsi="Verdana"/>
          <w:sz w:val="18"/>
          <w:szCs w:val="20"/>
        </w:rPr>
      </w:pPr>
      <w:r>
        <w:rPr>
          <w:rFonts w:ascii="Verdana" w:hAnsi="Verdana"/>
          <w:sz w:val="18"/>
          <w:szCs w:val="20"/>
        </w:rPr>
        <w:t xml:space="preserve">Een voetpad is qua inrichting sterk vergelijkbaar met een losliggend fietspad. Het onderscheid tussen fiets- of voetpad kan </w:t>
      </w:r>
      <w:r w:rsidR="00146FCF">
        <w:rPr>
          <w:rFonts w:ascii="Verdana" w:hAnsi="Verdana"/>
          <w:sz w:val="18"/>
          <w:szCs w:val="20"/>
        </w:rPr>
        <w:t>vooral</w:t>
      </w:r>
      <w:r>
        <w:rPr>
          <w:rFonts w:ascii="Verdana" w:hAnsi="Verdana"/>
          <w:sz w:val="18"/>
          <w:szCs w:val="20"/>
        </w:rPr>
        <w:t xml:space="preserve"> worden gemaakt op basis van de bebording. (G07, G11, G12. G13)</w:t>
      </w:r>
      <w:r w:rsidR="00146FCF">
        <w:rPr>
          <w:rFonts w:ascii="Verdana" w:hAnsi="Verdana"/>
          <w:sz w:val="18"/>
          <w:szCs w:val="20"/>
        </w:rPr>
        <w:t xml:space="preserve">. </w:t>
      </w:r>
    </w:p>
    <w:p w14:paraId="2F7288BC" w14:textId="1D1389CA" w:rsidR="003A7B09" w:rsidRDefault="00146FCF" w:rsidP="00CB6D47">
      <w:pPr>
        <w:rPr>
          <w:rFonts w:ascii="Verdana" w:hAnsi="Verdana"/>
          <w:sz w:val="18"/>
          <w:szCs w:val="20"/>
        </w:rPr>
      </w:pPr>
      <w:r>
        <w:rPr>
          <w:rFonts w:ascii="Verdana" w:hAnsi="Verdana"/>
          <w:sz w:val="18"/>
          <w:szCs w:val="20"/>
        </w:rPr>
        <w:t>Daarnaast kan er ook worden gekeken naar maatregelen die specifiek betrekking hebben op voetgangers of fietsers:</w:t>
      </w:r>
    </w:p>
    <w:p w14:paraId="07B25456" w14:textId="27CA6C05" w:rsidR="00146FCF" w:rsidRDefault="00146FCF" w:rsidP="00277F0B">
      <w:pPr>
        <w:pStyle w:val="Lijstalinea"/>
        <w:numPr>
          <w:ilvl w:val="0"/>
          <w:numId w:val="51"/>
        </w:numPr>
        <w:rPr>
          <w:rFonts w:ascii="Verdana" w:hAnsi="Verdana"/>
          <w:sz w:val="18"/>
          <w:szCs w:val="20"/>
        </w:rPr>
      </w:pPr>
      <w:r>
        <w:rPr>
          <w:rFonts w:ascii="Verdana" w:hAnsi="Verdana"/>
          <w:sz w:val="18"/>
          <w:szCs w:val="20"/>
        </w:rPr>
        <w:t>Verlaagde stoeprand om makkelijker over te fietsen</w:t>
      </w:r>
      <w:r w:rsidR="00487E95">
        <w:rPr>
          <w:rFonts w:ascii="Verdana" w:hAnsi="Verdana"/>
          <w:sz w:val="18"/>
          <w:szCs w:val="20"/>
        </w:rPr>
        <w:t xml:space="preserve"> (duidt op code FP)</w:t>
      </w:r>
    </w:p>
    <w:p w14:paraId="04C06020" w14:textId="1FC62254" w:rsidR="00146FCF" w:rsidRDefault="00146FCF" w:rsidP="00277F0B">
      <w:pPr>
        <w:pStyle w:val="Lijstalinea"/>
        <w:numPr>
          <w:ilvl w:val="0"/>
          <w:numId w:val="51"/>
        </w:numPr>
        <w:rPr>
          <w:rFonts w:ascii="Verdana" w:hAnsi="Verdana"/>
          <w:sz w:val="18"/>
          <w:szCs w:val="20"/>
        </w:rPr>
      </w:pPr>
      <w:r>
        <w:rPr>
          <w:rFonts w:ascii="Verdana" w:hAnsi="Verdana"/>
          <w:sz w:val="18"/>
          <w:szCs w:val="20"/>
        </w:rPr>
        <w:t>Belijning om twee rijstroken te creëren voor fietsers</w:t>
      </w:r>
      <w:r w:rsidR="00487E95">
        <w:rPr>
          <w:rFonts w:ascii="Verdana" w:hAnsi="Verdana"/>
          <w:sz w:val="18"/>
          <w:szCs w:val="20"/>
        </w:rPr>
        <w:t xml:space="preserve"> (duidt op code FP)</w:t>
      </w:r>
    </w:p>
    <w:p w14:paraId="0ADEB77C" w14:textId="11B247C9" w:rsidR="00487E95" w:rsidRDefault="00487E95" w:rsidP="00277F0B">
      <w:pPr>
        <w:pStyle w:val="Lijstalinea"/>
        <w:numPr>
          <w:ilvl w:val="0"/>
          <w:numId w:val="51"/>
        </w:numPr>
        <w:rPr>
          <w:rFonts w:ascii="Verdana" w:hAnsi="Verdana"/>
          <w:sz w:val="18"/>
          <w:szCs w:val="20"/>
        </w:rPr>
      </w:pPr>
      <w:r>
        <w:rPr>
          <w:rFonts w:ascii="Verdana" w:hAnsi="Verdana"/>
          <w:sz w:val="18"/>
          <w:szCs w:val="20"/>
        </w:rPr>
        <w:t>Wegvak begint/eindigt bij een voetgangersoversteekplaats (duidt op code VP)</w:t>
      </w:r>
    </w:p>
    <w:p w14:paraId="71FEE946" w14:textId="4BAC11DD" w:rsidR="00146FCF" w:rsidRPr="00641576" w:rsidRDefault="00477631" w:rsidP="00277F0B">
      <w:pPr>
        <w:pStyle w:val="Lijstalinea"/>
        <w:numPr>
          <w:ilvl w:val="0"/>
          <w:numId w:val="51"/>
        </w:numPr>
        <w:rPr>
          <w:rFonts w:ascii="Verdana" w:hAnsi="Verdana"/>
          <w:sz w:val="18"/>
          <w:szCs w:val="20"/>
        </w:rPr>
      </w:pPr>
      <w:r>
        <w:rPr>
          <w:rFonts w:ascii="Verdana" w:hAnsi="Verdana"/>
          <w:sz w:val="18"/>
          <w:szCs w:val="20"/>
        </w:rPr>
        <w:t>Hekken om toegang moeilijker te maken voor fietsers</w:t>
      </w:r>
      <w:r w:rsidR="00487E95">
        <w:rPr>
          <w:rFonts w:ascii="Verdana" w:hAnsi="Verdana"/>
          <w:sz w:val="18"/>
          <w:szCs w:val="20"/>
        </w:rPr>
        <w:t xml:space="preserve"> (duidt op code VP)</w:t>
      </w:r>
    </w:p>
    <w:p w14:paraId="37C42B14" w14:textId="23DB7098" w:rsidR="003A7B09" w:rsidRDefault="00DB0737" w:rsidP="00CB6D47">
      <w:pPr>
        <w:rPr>
          <w:rFonts w:ascii="Verdana" w:hAnsi="Verdana"/>
          <w:sz w:val="18"/>
          <w:szCs w:val="20"/>
        </w:rPr>
      </w:pPr>
      <w:r>
        <w:rPr>
          <w:rFonts w:ascii="Verdana" w:hAnsi="Verdana"/>
          <w:sz w:val="18"/>
          <w:szCs w:val="20"/>
        </w:rPr>
        <w:t xml:space="preserve">Als </w:t>
      </w:r>
      <w:r w:rsidR="00641576">
        <w:rPr>
          <w:rFonts w:ascii="Verdana" w:hAnsi="Verdana"/>
          <w:sz w:val="18"/>
          <w:szCs w:val="20"/>
        </w:rPr>
        <w:t>er niet eenduidig een keuze kan worden gemaakt tussen FP of VP</w:t>
      </w:r>
      <w:r>
        <w:rPr>
          <w:rFonts w:ascii="Verdana" w:hAnsi="Verdana"/>
          <w:sz w:val="18"/>
          <w:szCs w:val="20"/>
        </w:rPr>
        <w:t>, krijgt het</w:t>
      </w:r>
      <w:r w:rsidR="00641576">
        <w:rPr>
          <w:rFonts w:ascii="Verdana" w:hAnsi="Verdana"/>
          <w:sz w:val="18"/>
          <w:szCs w:val="20"/>
        </w:rPr>
        <w:t xml:space="preserve"> wegvak de</w:t>
      </w:r>
      <w:r>
        <w:rPr>
          <w:rFonts w:ascii="Verdana" w:hAnsi="Verdana"/>
          <w:sz w:val="18"/>
          <w:szCs w:val="20"/>
        </w:rPr>
        <w:t xml:space="preserve"> code FP.</w:t>
      </w:r>
    </w:p>
    <w:p w14:paraId="3956980E" w14:textId="51196AE6" w:rsidR="009F54CB" w:rsidRDefault="009F54CB" w:rsidP="009F54CB">
      <w:pPr>
        <w:pStyle w:val="Kop2"/>
      </w:pPr>
      <w:bookmarkStart w:id="45" w:name="_Toc171084022"/>
      <w:r>
        <w:lastRenderedPageBreak/>
        <w:t>7.2 Voetgangersgebied</w:t>
      </w:r>
      <w:r w:rsidR="00363C68">
        <w:t xml:space="preserve"> (Stadscentrum)</w:t>
      </w:r>
      <w:bookmarkEnd w:id="45"/>
    </w:p>
    <w:p w14:paraId="417C07ED" w14:textId="77777777" w:rsidR="00CA22E8" w:rsidRDefault="00CA22E8" w:rsidP="00CA22E8">
      <w:pPr>
        <w:rPr>
          <w:rFonts w:ascii="Verdana" w:eastAsia="Calibri" w:hAnsi="Verdana" w:cs="Times New Roman"/>
          <w:b/>
          <w:bCs/>
          <w:szCs w:val="20"/>
        </w:rPr>
      </w:pPr>
    </w:p>
    <w:p w14:paraId="0D293D3E" w14:textId="41D27269" w:rsidR="00CA22E8" w:rsidRPr="008C3E42" w:rsidRDefault="00CA22E8" w:rsidP="00CA22E8">
      <w:pPr>
        <w:rPr>
          <w:rFonts w:ascii="Verdana" w:eastAsia="Calibri" w:hAnsi="Verdana" w:cs="Times New Roman"/>
          <w:b/>
          <w:bCs/>
          <w:sz w:val="18"/>
          <w:szCs w:val="18"/>
        </w:rPr>
      </w:pPr>
      <w:r w:rsidRPr="008C3E42">
        <w:rPr>
          <w:rFonts w:ascii="Verdana" w:eastAsia="Calibri" w:hAnsi="Verdana" w:cs="Times New Roman"/>
          <w:b/>
          <w:bCs/>
          <w:sz w:val="18"/>
          <w:szCs w:val="18"/>
        </w:rPr>
        <w:t>Beschrijving</w:t>
      </w:r>
    </w:p>
    <w:p w14:paraId="021F3C5C" w14:textId="347B351C" w:rsidR="00CA22E8" w:rsidRPr="008C3E42" w:rsidRDefault="00CA22E8" w:rsidP="00CA22E8">
      <w:pPr>
        <w:rPr>
          <w:rFonts w:ascii="Verdana" w:eastAsia="Calibri" w:hAnsi="Verdana" w:cs="Times New Roman"/>
          <w:sz w:val="18"/>
          <w:szCs w:val="18"/>
        </w:rPr>
      </w:pPr>
      <w:r w:rsidRPr="008C3E42">
        <w:rPr>
          <w:rFonts w:ascii="Verdana" w:eastAsia="Calibri" w:hAnsi="Verdana" w:cs="Times New Roman"/>
          <w:sz w:val="18"/>
          <w:szCs w:val="18"/>
        </w:rPr>
        <w:t>CROW: Een voetgangersgebied is een gebied dat is aangewezen voor het gebruik van voetgangers.</w:t>
      </w:r>
    </w:p>
    <w:p w14:paraId="035B37D1" w14:textId="77777777" w:rsidR="00CA22E8" w:rsidRPr="008C3E42" w:rsidRDefault="00CA22E8" w:rsidP="00CA22E8">
      <w:pPr>
        <w:rPr>
          <w:rFonts w:ascii="Verdana" w:eastAsia="Calibri" w:hAnsi="Verdana" w:cs="Times New Roman"/>
          <w:sz w:val="18"/>
          <w:szCs w:val="18"/>
        </w:rPr>
      </w:pPr>
      <w:r w:rsidRPr="008C3E42">
        <w:rPr>
          <w:rFonts w:ascii="Verdana" w:eastAsia="Calibri" w:hAnsi="Verdana" w:cs="Times New Roman"/>
          <w:sz w:val="18"/>
          <w:szCs w:val="18"/>
        </w:rPr>
        <w:t>BGT: Wegdeel alleen voor het gebruik van voetgangers, waarbij het door voetgangers te gebruiken gebied  de volle breedte van de weg beslaat en het gebied een nadrukkelijk openbaar karakter heeft.</w:t>
      </w:r>
    </w:p>
    <w:p w14:paraId="08365F63" w14:textId="77777777" w:rsidR="00CA22E8" w:rsidRPr="008C3E42" w:rsidRDefault="00CA22E8" w:rsidP="00CA22E8">
      <w:pPr>
        <w:rPr>
          <w:rFonts w:ascii="Verdana" w:eastAsia="Calibri" w:hAnsi="Verdana" w:cs="Times New Roman"/>
          <w:sz w:val="18"/>
          <w:szCs w:val="18"/>
        </w:rPr>
      </w:pPr>
      <w:r w:rsidRPr="008C3E42">
        <w:rPr>
          <w:rFonts w:ascii="Verdana" w:eastAsia="Calibri" w:hAnsi="Verdana" w:cs="Times New Roman"/>
          <w:sz w:val="18"/>
          <w:szCs w:val="18"/>
        </w:rPr>
        <w:t>In veel voetgangersgebieden is autoverkeer, fietsverkeer of bromfietsverkeer toch bij ontheffing mogelijk, zoals bij:</w:t>
      </w:r>
    </w:p>
    <w:p w14:paraId="28F60626" w14:textId="77777777" w:rsidR="00CA22E8" w:rsidRPr="008C3E42" w:rsidRDefault="00CA22E8" w:rsidP="00CA22E8">
      <w:pPr>
        <w:numPr>
          <w:ilvl w:val="0"/>
          <w:numId w:val="30"/>
        </w:numPr>
        <w:contextualSpacing/>
        <w:rPr>
          <w:rFonts w:ascii="Verdana" w:eastAsia="Calibri" w:hAnsi="Verdana" w:cs="Times New Roman"/>
          <w:sz w:val="18"/>
          <w:szCs w:val="18"/>
        </w:rPr>
      </w:pPr>
      <w:r w:rsidRPr="008C3E42">
        <w:rPr>
          <w:rFonts w:ascii="Verdana" w:eastAsia="Calibri" w:hAnsi="Verdana" w:cs="Times New Roman"/>
          <w:sz w:val="18"/>
          <w:szCs w:val="18"/>
        </w:rPr>
        <w:t>Bevoorrading van winkels</w:t>
      </w:r>
    </w:p>
    <w:p w14:paraId="0156A797" w14:textId="77777777" w:rsidR="00CA22E8" w:rsidRPr="008C3E42" w:rsidRDefault="00CA22E8" w:rsidP="00CA22E8">
      <w:pPr>
        <w:numPr>
          <w:ilvl w:val="0"/>
          <w:numId w:val="30"/>
        </w:numPr>
        <w:contextualSpacing/>
        <w:rPr>
          <w:rFonts w:ascii="Verdana" w:eastAsia="Calibri" w:hAnsi="Verdana" w:cs="Times New Roman"/>
          <w:sz w:val="18"/>
          <w:szCs w:val="18"/>
        </w:rPr>
      </w:pPr>
      <w:r w:rsidRPr="008C3E42">
        <w:rPr>
          <w:rFonts w:ascii="Verdana" w:eastAsia="Calibri" w:hAnsi="Verdana" w:cs="Times New Roman"/>
          <w:sz w:val="18"/>
          <w:szCs w:val="18"/>
        </w:rPr>
        <w:t>Auto-, brommer- of fietsgebruik door invalide bewoners in een voetgangersgebied</w:t>
      </w:r>
    </w:p>
    <w:p w14:paraId="7467FFC7" w14:textId="4D26AB2F" w:rsidR="00CA22E8" w:rsidRPr="008C3E42" w:rsidRDefault="008C3E42" w:rsidP="00CA22E8">
      <w:pPr>
        <w:numPr>
          <w:ilvl w:val="0"/>
          <w:numId w:val="30"/>
        </w:numPr>
        <w:contextualSpacing/>
        <w:rPr>
          <w:rFonts w:ascii="Verdana" w:eastAsia="Calibri" w:hAnsi="Verdana" w:cs="Times New Roman"/>
          <w:sz w:val="18"/>
          <w:szCs w:val="18"/>
        </w:rPr>
      </w:pPr>
      <w:r>
        <w:rPr>
          <w:rFonts w:ascii="Verdana" w:eastAsia="Calibri" w:hAnsi="Verdana" w:cs="Times New Roman"/>
          <w:sz w:val="18"/>
          <w:szCs w:val="18"/>
        </w:rPr>
        <w:t>S</w:t>
      </w:r>
      <w:r w:rsidR="00CA22E8" w:rsidRPr="008C3E42">
        <w:rPr>
          <w:rFonts w:ascii="Verdana" w:eastAsia="Calibri" w:hAnsi="Verdana" w:cs="Times New Roman"/>
          <w:sz w:val="18"/>
          <w:szCs w:val="18"/>
        </w:rPr>
        <w:t>pecifieke groepen die uitgezonderd zijn tbv doorstroming (bv fietsers, snorfietsers en/of bromfietsers of alleen fietsers en geen snorfietsers)</w:t>
      </w:r>
    </w:p>
    <w:p w14:paraId="54CC70C6" w14:textId="77777777" w:rsidR="00CA22E8" w:rsidRPr="008C3E42" w:rsidRDefault="00CA22E8" w:rsidP="00CA22E8">
      <w:pPr>
        <w:rPr>
          <w:rFonts w:ascii="Verdana" w:eastAsia="Calibri" w:hAnsi="Verdana" w:cs="Times New Roman"/>
          <w:b/>
          <w:bCs/>
          <w:sz w:val="18"/>
          <w:szCs w:val="18"/>
        </w:rPr>
      </w:pPr>
    </w:p>
    <w:p w14:paraId="420F4E7F" w14:textId="7B0ABA87" w:rsidR="00CA22E8" w:rsidRPr="008C3E42" w:rsidRDefault="00A0029C" w:rsidP="00CA22E8">
      <w:pPr>
        <w:rPr>
          <w:rFonts w:ascii="Verdana" w:eastAsia="Calibri" w:hAnsi="Verdana" w:cs="Times New Roman"/>
          <w:b/>
          <w:bCs/>
          <w:sz w:val="18"/>
          <w:szCs w:val="18"/>
        </w:rPr>
      </w:pPr>
      <w:r w:rsidRPr="008C3E42">
        <w:rPr>
          <w:rFonts w:ascii="Verdana" w:eastAsia="Calibri" w:hAnsi="Verdana" w:cs="Times New Roman"/>
          <w:b/>
          <w:bCs/>
          <w:sz w:val="18"/>
          <w:szCs w:val="18"/>
        </w:rPr>
        <w:t>Eisen</w:t>
      </w:r>
    </w:p>
    <w:p w14:paraId="60432D8F" w14:textId="77777777" w:rsidR="00CA22E8" w:rsidRPr="008C3E42" w:rsidRDefault="00CA22E8" w:rsidP="00CA22E8">
      <w:pPr>
        <w:rPr>
          <w:rFonts w:ascii="Verdana" w:eastAsia="Calibri" w:hAnsi="Verdana" w:cs="Times New Roman"/>
          <w:bCs/>
          <w:sz w:val="18"/>
          <w:szCs w:val="18"/>
        </w:rPr>
      </w:pPr>
      <w:r w:rsidRPr="008C3E42">
        <w:rPr>
          <w:rFonts w:ascii="Verdana" w:eastAsia="Calibri" w:hAnsi="Verdana" w:cs="Times New Roman"/>
          <w:bCs/>
          <w:sz w:val="18"/>
          <w:szCs w:val="18"/>
        </w:rPr>
        <w:t>Een voetgangersgebied wordt gekenmerkt door inrichting primair bedoeld voor voetgangers. Fietsers zijn (vaak) wel toegestaan maar in sommige gevallen alleen binnen bepaalde tijdsvensters. Gemotoriseerd verkeer is alleen toegestaan voor bevoorrading van winkels/horeca.</w:t>
      </w:r>
    </w:p>
    <w:p w14:paraId="0C37B579" w14:textId="77777777" w:rsidR="00CA22E8" w:rsidRPr="008C3E42" w:rsidRDefault="00CA22E8" w:rsidP="00CA22E8">
      <w:pPr>
        <w:rPr>
          <w:rFonts w:ascii="Verdana" w:eastAsia="Calibri" w:hAnsi="Verdana" w:cs="Times New Roman"/>
          <w:bCs/>
          <w:sz w:val="18"/>
          <w:szCs w:val="18"/>
        </w:rPr>
      </w:pPr>
      <w:r w:rsidRPr="008C3E42">
        <w:rPr>
          <w:rFonts w:ascii="Verdana" w:eastAsia="Calibri" w:hAnsi="Verdana" w:cs="Times New Roman"/>
          <w:bCs/>
          <w:sz w:val="18"/>
          <w:szCs w:val="18"/>
        </w:rPr>
        <w:t>Belangrijke kenmerken zijn:</w:t>
      </w:r>
    </w:p>
    <w:p w14:paraId="5039935C" w14:textId="77777777" w:rsidR="00CA22E8" w:rsidRPr="008C3E42" w:rsidRDefault="00CA22E8" w:rsidP="00CA22E8">
      <w:pPr>
        <w:numPr>
          <w:ilvl w:val="0"/>
          <w:numId w:val="41"/>
        </w:numPr>
        <w:contextualSpacing/>
        <w:rPr>
          <w:rFonts w:ascii="Verdana" w:eastAsia="Calibri" w:hAnsi="Verdana" w:cs="Times New Roman"/>
          <w:bCs/>
          <w:sz w:val="18"/>
          <w:szCs w:val="18"/>
        </w:rPr>
      </w:pPr>
      <w:r w:rsidRPr="008C3E42">
        <w:rPr>
          <w:rFonts w:ascii="Verdana" w:eastAsia="Calibri" w:hAnsi="Verdana" w:cs="Times New Roman"/>
          <w:bCs/>
          <w:sz w:val="18"/>
          <w:szCs w:val="18"/>
        </w:rPr>
        <w:t>Open verharding, zonder trottoir of met een zeer lage stoeprand</w:t>
      </w:r>
    </w:p>
    <w:p w14:paraId="4BD7174C" w14:textId="77777777" w:rsidR="00CA22E8" w:rsidRPr="008C3E42" w:rsidRDefault="00CA22E8" w:rsidP="00CA22E8">
      <w:pPr>
        <w:numPr>
          <w:ilvl w:val="0"/>
          <w:numId w:val="41"/>
        </w:numPr>
        <w:contextualSpacing/>
        <w:rPr>
          <w:rFonts w:ascii="Verdana" w:eastAsia="Calibri" w:hAnsi="Verdana" w:cs="Times New Roman"/>
          <w:bCs/>
          <w:sz w:val="18"/>
          <w:szCs w:val="18"/>
        </w:rPr>
      </w:pPr>
      <w:r w:rsidRPr="008C3E42">
        <w:rPr>
          <w:rFonts w:ascii="Verdana" w:eastAsia="Calibri" w:hAnsi="Verdana" w:cs="Times New Roman"/>
          <w:bCs/>
          <w:sz w:val="18"/>
          <w:szCs w:val="18"/>
        </w:rPr>
        <w:t>(veel) Winkels of voorzieningen direct grenzend aan de verharding</w:t>
      </w:r>
    </w:p>
    <w:p w14:paraId="15A5A783" w14:textId="77777777" w:rsidR="00CA22E8" w:rsidRPr="008C3E42" w:rsidRDefault="00CA22E8" w:rsidP="00CA22E8">
      <w:pPr>
        <w:numPr>
          <w:ilvl w:val="0"/>
          <w:numId w:val="41"/>
        </w:numPr>
        <w:contextualSpacing/>
        <w:rPr>
          <w:rFonts w:ascii="Verdana" w:eastAsia="Calibri" w:hAnsi="Verdana" w:cs="Times New Roman"/>
          <w:bCs/>
          <w:sz w:val="18"/>
          <w:szCs w:val="18"/>
        </w:rPr>
      </w:pPr>
      <w:r w:rsidRPr="008C3E42">
        <w:rPr>
          <w:rFonts w:ascii="Verdana" w:eastAsia="Calibri" w:hAnsi="Verdana" w:cs="Times New Roman"/>
          <w:bCs/>
          <w:sz w:val="18"/>
          <w:szCs w:val="18"/>
        </w:rPr>
        <w:t>Inrichting bestemd voor complex gemengd gebruik van voetgangers, fietsers, en zeer beperkt gemotoriseerd verkeer, met voetgangers als primaire gebruiker</w:t>
      </w:r>
    </w:p>
    <w:p w14:paraId="0F180B75" w14:textId="77777777" w:rsidR="00CA22E8" w:rsidRPr="008C3E42" w:rsidRDefault="00CA22E8" w:rsidP="00CA22E8">
      <w:pPr>
        <w:numPr>
          <w:ilvl w:val="0"/>
          <w:numId w:val="41"/>
        </w:numPr>
        <w:contextualSpacing/>
        <w:rPr>
          <w:rFonts w:ascii="Verdana" w:eastAsia="Calibri" w:hAnsi="Verdana" w:cs="Times New Roman"/>
          <w:bCs/>
          <w:sz w:val="18"/>
          <w:szCs w:val="18"/>
        </w:rPr>
      </w:pPr>
      <w:r w:rsidRPr="008C3E42">
        <w:rPr>
          <w:rFonts w:ascii="Verdana" w:eastAsia="Calibri" w:hAnsi="Verdana" w:cs="Times New Roman"/>
          <w:bCs/>
          <w:sz w:val="18"/>
          <w:szCs w:val="18"/>
        </w:rPr>
        <w:t>Toegangspunten met (verwijderbare of bewegende) paaltjes om auto’s op ongewenste tijden tegen te houden</w:t>
      </w:r>
    </w:p>
    <w:p w14:paraId="287C4A31" w14:textId="77777777" w:rsidR="00CA22E8" w:rsidRPr="008C3E42" w:rsidRDefault="00CA22E8" w:rsidP="00CA22E8">
      <w:pPr>
        <w:rPr>
          <w:rFonts w:ascii="Verdana" w:eastAsia="Calibri" w:hAnsi="Verdana" w:cs="Times New Roman"/>
          <w:bCs/>
          <w:sz w:val="18"/>
          <w:szCs w:val="18"/>
        </w:rPr>
      </w:pPr>
    </w:p>
    <w:p w14:paraId="442E1CBD" w14:textId="265C666F" w:rsidR="004E5E24" w:rsidRPr="008C3E42" w:rsidRDefault="00CA22E8" w:rsidP="009F54CB">
      <w:pPr>
        <w:rPr>
          <w:rFonts w:ascii="Verdana" w:eastAsia="Calibri" w:hAnsi="Verdana" w:cs="Times New Roman"/>
          <w:bCs/>
          <w:sz w:val="18"/>
          <w:szCs w:val="18"/>
        </w:rPr>
      </w:pPr>
      <w:r w:rsidRPr="008C3E42">
        <w:rPr>
          <w:rFonts w:ascii="Verdana" w:eastAsia="Calibri" w:hAnsi="Verdana" w:cs="Times New Roman"/>
          <w:bCs/>
          <w:sz w:val="18"/>
          <w:szCs w:val="18"/>
        </w:rPr>
        <w:t>Een voetgangersgebied wordt veelal aangegeven met bord G07-ZB, met onderborden voor de diverse uitzonderingen, maar dit is geen vereiste. Als de inrichting voldoet kan dit ook worden ondersteund door bijvoorbeeld G05, of C01 met onderborden.</w:t>
      </w:r>
    </w:p>
    <w:p w14:paraId="4A61F679" w14:textId="02630EB3" w:rsidR="00CF757B" w:rsidRDefault="00CF757B" w:rsidP="00CF757B">
      <w:pPr>
        <w:pStyle w:val="Kop1"/>
        <w:numPr>
          <w:ilvl w:val="0"/>
          <w:numId w:val="22"/>
        </w:numPr>
        <w:rPr>
          <w:rFonts w:eastAsia="Verdana"/>
        </w:rPr>
      </w:pPr>
      <w:bookmarkStart w:id="46" w:name="_Toc171084023"/>
      <w:r>
        <w:rPr>
          <w:rFonts w:eastAsia="Verdana"/>
        </w:rPr>
        <w:t>Veerdienst (Baansoort)</w:t>
      </w:r>
      <w:bookmarkEnd w:id="46"/>
    </w:p>
    <w:p w14:paraId="2B394B09" w14:textId="77777777" w:rsidR="00CF757B" w:rsidRDefault="00CF757B" w:rsidP="00CF757B"/>
    <w:p w14:paraId="769B96C1" w14:textId="77777777" w:rsidR="00E45EAB" w:rsidRPr="00E45EAB" w:rsidRDefault="00E45EAB" w:rsidP="00E45EAB">
      <w:pPr>
        <w:rPr>
          <w:rFonts w:ascii="Verdana" w:hAnsi="Verdana"/>
          <w:sz w:val="18"/>
          <w:szCs w:val="18"/>
        </w:rPr>
      </w:pPr>
      <w:r w:rsidRPr="00E45EAB">
        <w:rPr>
          <w:rFonts w:ascii="Verdana" w:hAnsi="Verdana"/>
          <w:sz w:val="18"/>
          <w:szCs w:val="18"/>
        </w:rPr>
        <w:t>Omschrijving</w:t>
      </w:r>
    </w:p>
    <w:p w14:paraId="184AF47A" w14:textId="1F11CE06" w:rsidR="00E45EAB" w:rsidRPr="00E45EAB" w:rsidRDefault="00E45EAB" w:rsidP="00E45EAB">
      <w:pPr>
        <w:rPr>
          <w:rFonts w:ascii="Verdana" w:hAnsi="Verdana"/>
          <w:sz w:val="18"/>
          <w:szCs w:val="18"/>
        </w:rPr>
      </w:pPr>
      <w:r w:rsidRPr="00E45EAB">
        <w:rPr>
          <w:rFonts w:ascii="Verdana" w:hAnsi="Verdana"/>
          <w:sz w:val="18"/>
          <w:szCs w:val="18"/>
        </w:rPr>
        <w:t>Geregelde verbinding per vaartuig bestemd voor (on)bepaald hoofdverkeersgebruik. Plaats om met een veerpont het water over te steken (CROW).</w:t>
      </w:r>
    </w:p>
    <w:p w14:paraId="0E919CA7" w14:textId="1D15E7DD" w:rsidR="00E45EAB" w:rsidRPr="00E45EAB" w:rsidRDefault="00E45EAB" w:rsidP="00E45EAB">
      <w:pPr>
        <w:rPr>
          <w:rFonts w:ascii="Verdana" w:hAnsi="Verdana"/>
          <w:sz w:val="18"/>
          <w:szCs w:val="18"/>
        </w:rPr>
      </w:pPr>
      <w:r w:rsidRPr="00E45EAB">
        <w:rPr>
          <w:rFonts w:ascii="Verdana" w:hAnsi="Verdana"/>
          <w:sz w:val="18"/>
          <w:szCs w:val="18"/>
        </w:rPr>
        <w:t>Een veerverbinding komt in verschillende verschijningsvormen voor:</w:t>
      </w:r>
    </w:p>
    <w:p w14:paraId="66CB40A3" w14:textId="703E19CB" w:rsidR="00E45EAB" w:rsidRPr="00E45EAB" w:rsidRDefault="00BB58A3" w:rsidP="00E45EAB">
      <w:pPr>
        <w:pStyle w:val="Lijstalinea"/>
        <w:numPr>
          <w:ilvl w:val="0"/>
          <w:numId w:val="6"/>
        </w:numPr>
        <w:rPr>
          <w:rFonts w:ascii="Verdana" w:hAnsi="Verdana"/>
          <w:sz w:val="18"/>
          <w:szCs w:val="18"/>
        </w:rPr>
      </w:pPr>
      <w:r>
        <w:rPr>
          <w:rFonts w:ascii="Verdana" w:hAnsi="Verdana"/>
          <w:sz w:val="18"/>
          <w:szCs w:val="18"/>
        </w:rPr>
        <w:t>Auto</w:t>
      </w:r>
      <w:r w:rsidR="00E45EAB" w:rsidRPr="00E45EAB">
        <w:rPr>
          <w:rFonts w:ascii="Verdana" w:hAnsi="Verdana"/>
          <w:sz w:val="18"/>
          <w:szCs w:val="18"/>
        </w:rPr>
        <w:t>veer: veer</w:t>
      </w:r>
      <w:r w:rsidR="008739E8">
        <w:rPr>
          <w:rFonts w:ascii="Verdana" w:hAnsi="Verdana"/>
          <w:sz w:val="18"/>
          <w:szCs w:val="18"/>
        </w:rPr>
        <w:t xml:space="preserve"> ingericht</w:t>
      </w:r>
      <w:r w:rsidR="00E45EAB" w:rsidRPr="00E45EAB">
        <w:rPr>
          <w:rFonts w:ascii="Verdana" w:hAnsi="Verdana"/>
          <w:sz w:val="18"/>
          <w:szCs w:val="18"/>
        </w:rPr>
        <w:t xml:space="preserve"> voor het overzetten van voertuigen en personen. </w:t>
      </w:r>
    </w:p>
    <w:p w14:paraId="1E7B9213" w14:textId="65EDAD9B" w:rsidR="00E45EAB" w:rsidRPr="00E45EAB" w:rsidRDefault="00E45EAB" w:rsidP="00E45EAB">
      <w:pPr>
        <w:pStyle w:val="Lijstalinea"/>
        <w:numPr>
          <w:ilvl w:val="0"/>
          <w:numId w:val="6"/>
        </w:numPr>
        <w:rPr>
          <w:rFonts w:ascii="Verdana" w:hAnsi="Verdana"/>
          <w:sz w:val="18"/>
          <w:szCs w:val="18"/>
        </w:rPr>
      </w:pPr>
      <w:r w:rsidRPr="00E45EAB">
        <w:rPr>
          <w:rFonts w:ascii="Verdana" w:hAnsi="Verdana"/>
          <w:sz w:val="18"/>
          <w:szCs w:val="18"/>
        </w:rPr>
        <w:t xml:space="preserve">Fietsveer: veer </w:t>
      </w:r>
      <w:r w:rsidR="008739E8">
        <w:rPr>
          <w:rFonts w:ascii="Verdana" w:hAnsi="Verdana"/>
          <w:sz w:val="18"/>
          <w:szCs w:val="18"/>
        </w:rPr>
        <w:t xml:space="preserve">ingericht </w:t>
      </w:r>
      <w:r w:rsidRPr="00E45EAB">
        <w:rPr>
          <w:rFonts w:ascii="Verdana" w:hAnsi="Verdana"/>
          <w:sz w:val="18"/>
          <w:szCs w:val="18"/>
        </w:rPr>
        <w:t xml:space="preserve">voor het overzetten van fietsers/ bromfietsers en personen.  </w:t>
      </w:r>
    </w:p>
    <w:p w14:paraId="059F99C1" w14:textId="77EA4919" w:rsidR="00E45EAB" w:rsidRPr="00E45EAB" w:rsidRDefault="00E45EAB" w:rsidP="00E45EAB">
      <w:pPr>
        <w:pStyle w:val="Lijstalinea"/>
        <w:numPr>
          <w:ilvl w:val="0"/>
          <w:numId w:val="6"/>
        </w:numPr>
        <w:rPr>
          <w:rFonts w:ascii="Verdana" w:hAnsi="Verdana"/>
          <w:sz w:val="18"/>
          <w:szCs w:val="18"/>
        </w:rPr>
      </w:pPr>
      <w:r w:rsidRPr="00E45EAB">
        <w:rPr>
          <w:rFonts w:ascii="Verdana" w:hAnsi="Verdana"/>
          <w:sz w:val="18"/>
          <w:szCs w:val="18"/>
        </w:rPr>
        <w:t xml:space="preserve">Voetveer: veer </w:t>
      </w:r>
      <w:r w:rsidR="008739E8">
        <w:rPr>
          <w:rFonts w:ascii="Verdana" w:hAnsi="Verdana"/>
          <w:sz w:val="18"/>
          <w:szCs w:val="18"/>
        </w:rPr>
        <w:t xml:space="preserve">ingericht </w:t>
      </w:r>
      <w:r w:rsidRPr="00E45EAB">
        <w:rPr>
          <w:rFonts w:ascii="Verdana" w:hAnsi="Verdana"/>
          <w:sz w:val="18"/>
          <w:szCs w:val="18"/>
        </w:rPr>
        <w:t xml:space="preserve">voor het overzetten van personen. </w:t>
      </w:r>
    </w:p>
    <w:p w14:paraId="2B46CB00" w14:textId="3FA57B64" w:rsidR="000530B6" w:rsidRPr="002B19EE" w:rsidRDefault="00BB58A3" w:rsidP="002B19EE">
      <w:pPr>
        <w:pStyle w:val="Kop2"/>
      </w:pPr>
      <w:bookmarkStart w:id="47" w:name="_Toc171084024"/>
      <w:r>
        <w:t>Autoveer</w:t>
      </w:r>
      <w:r w:rsidR="000530B6">
        <w:t xml:space="preserve"> (baansubsoort </w:t>
      </w:r>
      <w:r>
        <w:t>V</w:t>
      </w:r>
      <w:r w:rsidR="009B49F1">
        <w:t>D</w:t>
      </w:r>
      <w:r>
        <w:t>A</w:t>
      </w:r>
      <w:r w:rsidR="000530B6">
        <w:t>)</w:t>
      </w:r>
      <w:bookmarkEnd w:id="47"/>
    </w:p>
    <w:p w14:paraId="013B68BF" w14:textId="370AC23B" w:rsidR="00546A06" w:rsidRPr="008C3E42" w:rsidRDefault="00546A06" w:rsidP="000530B6">
      <w:pPr>
        <w:rPr>
          <w:rFonts w:ascii="Verdana" w:hAnsi="Verdana"/>
          <w:sz w:val="18"/>
          <w:szCs w:val="18"/>
        </w:rPr>
      </w:pPr>
      <w:r>
        <w:br/>
      </w:r>
      <w:r w:rsidRPr="008C3E42">
        <w:rPr>
          <w:rFonts w:ascii="Verdana" w:hAnsi="Verdana"/>
          <w:color w:val="212529"/>
          <w:sz w:val="18"/>
          <w:szCs w:val="18"/>
          <w:shd w:val="clear" w:color="auto" w:fill="FFFFFF"/>
        </w:rPr>
        <w:t xml:space="preserve">Geregelde verbinding per vaartuig bestemd voor </w:t>
      </w:r>
      <w:r w:rsidR="007A6299" w:rsidRPr="008C3E42">
        <w:rPr>
          <w:rFonts w:ascii="Verdana" w:hAnsi="Verdana"/>
          <w:color w:val="212529"/>
          <w:sz w:val="18"/>
          <w:szCs w:val="18"/>
          <w:shd w:val="clear" w:color="auto" w:fill="FFFFFF"/>
        </w:rPr>
        <w:t>auto’s</w:t>
      </w:r>
      <w:r w:rsidRPr="008C3E42">
        <w:rPr>
          <w:rFonts w:ascii="Verdana" w:hAnsi="Verdana"/>
          <w:color w:val="212529"/>
          <w:sz w:val="18"/>
          <w:szCs w:val="18"/>
          <w:shd w:val="clear" w:color="auto" w:fill="FFFFFF"/>
        </w:rPr>
        <w:t>.</w:t>
      </w:r>
    </w:p>
    <w:p w14:paraId="776E281D" w14:textId="5D4FAF98" w:rsidR="000530B6" w:rsidRPr="008F5A9B" w:rsidRDefault="00910645" w:rsidP="000530B6">
      <w:pPr>
        <w:pStyle w:val="Kop2"/>
      </w:pPr>
      <w:bookmarkStart w:id="48" w:name="_Toc171084025"/>
      <w:r>
        <w:t>Fietsveer</w:t>
      </w:r>
      <w:r w:rsidR="000530B6">
        <w:t xml:space="preserve"> (baansubsoort </w:t>
      </w:r>
      <w:r>
        <w:t>V</w:t>
      </w:r>
      <w:r w:rsidR="009B49F1">
        <w:t>D</w:t>
      </w:r>
      <w:r>
        <w:t>F</w:t>
      </w:r>
      <w:r w:rsidR="000530B6">
        <w:t>)</w:t>
      </w:r>
      <w:bookmarkEnd w:id="48"/>
    </w:p>
    <w:p w14:paraId="4C29EBC5" w14:textId="4C303D96" w:rsidR="00546A06" w:rsidRPr="008C3E42" w:rsidRDefault="00546A06" w:rsidP="000530B6">
      <w:pPr>
        <w:rPr>
          <w:rFonts w:ascii="Verdana" w:hAnsi="Verdana"/>
          <w:sz w:val="18"/>
          <w:szCs w:val="18"/>
        </w:rPr>
      </w:pPr>
      <w:r>
        <w:br/>
      </w:r>
      <w:r w:rsidRPr="008C3E42">
        <w:rPr>
          <w:rFonts w:ascii="Verdana" w:hAnsi="Verdana"/>
          <w:color w:val="212529"/>
          <w:sz w:val="18"/>
          <w:szCs w:val="18"/>
          <w:shd w:val="clear" w:color="auto" w:fill="FFFFFF"/>
        </w:rPr>
        <w:t>Geregelde verbinding bestemd voor het fietsverkeer en snorfietsen.</w:t>
      </w:r>
    </w:p>
    <w:p w14:paraId="3DB7F43E" w14:textId="0194E92D" w:rsidR="000530B6" w:rsidRDefault="000530B6" w:rsidP="00E45EAB">
      <w:pPr>
        <w:rPr>
          <w:rFonts w:ascii="Verdana" w:hAnsi="Verdana"/>
          <w:sz w:val="18"/>
          <w:szCs w:val="18"/>
        </w:rPr>
      </w:pPr>
    </w:p>
    <w:p w14:paraId="48C2212A" w14:textId="1AF0014F" w:rsidR="00910645" w:rsidRDefault="00910645" w:rsidP="002B19EE">
      <w:pPr>
        <w:pStyle w:val="Kop2"/>
      </w:pPr>
      <w:bookmarkStart w:id="49" w:name="_Toc171084026"/>
      <w:r>
        <w:t>Voetveer (baansubsoort V</w:t>
      </w:r>
      <w:r w:rsidR="009B49F1">
        <w:t>D</w:t>
      </w:r>
      <w:r>
        <w:t>V)</w:t>
      </w:r>
      <w:bookmarkEnd w:id="49"/>
    </w:p>
    <w:p w14:paraId="046EE8E7" w14:textId="77777777" w:rsidR="002B19EE" w:rsidRPr="002B19EE" w:rsidRDefault="002B19EE" w:rsidP="002B19EE"/>
    <w:p w14:paraId="61B00735" w14:textId="6B62664F" w:rsidR="005C267B" w:rsidRPr="008C3E42" w:rsidRDefault="00E04CC2" w:rsidP="005C267B">
      <w:pPr>
        <w:rPr>
          <w:rFonts w:ascii="Verdana" w:eastAsia="Verdana" w:hAnsi="Verdana" w:cs="Times New Roman"/>
          <w:sz w:val="18"/>
          <w:szCs w:val="18"/>
        </w:rPr>
      </w:pPr>
      <w:r w:rsidRPr="008C3E42">
        <w:rPr>
          <w:rFonts w:ascii="Verdana" w:hAnsi="Verdana"/>
          <w:color w:val="212529"/>
          <w:sz w:val="18"/>
          <w:szCs w:val="18"/>
          <w:shd w:val="clear" w:color="auto" w:fill="FFFFFF"/>
        </w:rPr>
        <w:t>Geregelde verbinding bestemd voor voetgangers</w:t>
      </w:r>
      <w:r w:rsidR="000B13EA" w:rsidRPr="008C3E42">
        <w:rPr>
          <w:rFonts w:ascii="Verdana" w:hAnsi="Verdana"/>
          <w:color w:val="212529"/>
          <w:sz w:val="18"/>
          <w:szCs w:val="18"/>
          <w:shd w:val="clear" w:color="auto" w:fill="FFFFFF"/>
        </w:rPr>
        <w:t xml:space="preserve">. </w:t>
      </w:r>
    </w:p>
    <w:p w14:paraId="309AD155" w14:textId="757ACBB0" w:rsidR="00297EFC" w:rsidRPr="00D93638" w:rsidRDefault="00297EFC" w:rsidP="00297EFC">
      <w:pPr>
        <w:rPr>
          <w:rFonts w:ascii="Verdana" w:hAnsi="Verdana"/>
          <w:sz w:val="18"/>
          <w:szCs w:val="20"/>
        </w:rPr>
      </w:pPr>
    </w:p>
    <w:p w14:paraId="3E5D7209" w14:textId="77BA964E" w:rsidR="00297EFC" w:rsidRDefault="00B879AC" w:rsidP="00297EFC">
      <w:pPr>
        <w:pStyle w:val="Kop1"/>
        <w:numPr>
          <w:ilvl w:val="0"/>
          <w:numId w:val="22"/>
        </w:numPr>
        <w:rPr>
          <w:rFonts w:eastAsia="Verdana"/>
        </w:rPr>
      </w:pPr>
      <w:bookmarkStart w:id="50" w:name="_Toc171084027"/>
      <w:r>
        <w:rPr>
          <w:rFonts w:eastAsia="Verdana"/>
        </w:rPr>
        <w:t>Ruiterpad</w:t>
      </w:r>
      <w:r w:rsidR="00297EFC">
        <w:rPr>
          <w:rFonts w:eastAsia="Verdana"/>
        </w:rPr>
        <w:t xml:space="preserve"> (Baan</w:t>
      </w:r>
      <w:r w:rsidR="000D2687">
        <w:rPr>
          <w:rFonts w:eastAsia="Verdana"/>
        </w:rPr>
        <w:t>sub</w:t>
      </w:r>
      <w:r w:rsidR="00297EFC">
        <w:rPr>
          <w:rFonts w:eastAsia="Verdana"/>
        </w:rPr>
        <w:t>soort</w:t>
      </w:r>
      <w:r w:rsidR="000D2687">
        <w:rPr>
          <w:rFonts w:eastAsia="Verdana"/>
        </w:rPr>
        <w:t xml:space="preserve"> RP</w:t>
      </w:r>
      <w:r w:rsidR="00297EFC">
        <w:rPr>
          <w:rFonts w:eastAsia="Verdana"/>
        </w:rPr>
        <w:t>)</w:t>
      </w:r>
      <w:bookmarkEnd w:id="50"/>
    </w:p>
    <w:p w14:paraId="21EC9A0A" w14:textId="77777777" w:rsidR="00297EFC" w:rsidRDefault="00297EFC" w:rsidP="00297EFC"/>
    <w:p w14:paraId="0CDE3226" w14:textId="156EAD1F" w:rsidR="00297EFC" w:rsidRDefault="002275A0" w:rsidP="00297EFC">
      <w:pPr>
        <w:rPr>
          <w:rFonts w:ascii="Verdana" w:hAnsi="Verdana"/>
          <w:sz w:val="18"/>
          <w:szCs w:val="18"/>
        </w:rPr>
      </w:pPr>
      <w:r w:rsidRPr="002275A0">
        <w:rPr>
          <w:rFonts w:ascii="Verdana" w:hAnsi="Verdana"/>
          <w:sz w:val="18"/>
          <w:szCs w:val="18"/>
        </w:rPr>
        <w:t xml:space="preserve">Een verkeer dragende baan </w:t>
      </w:r>
      <w:r w:rsidR="007A6BF2">
        <w:rPr>
          <w:rFonts w:ascii="Verdana" w:hAnsi="Verdana"/>
          <w:sz w:val="18"/>
          <w:szCs w:val="18"/>
        </w:rPr>
        <w:t xml:space="preserve">ingericht </w:t>
      </w:r>
      <w:r w:rsidRPr="002275A0">
        <w:rPr>
          <w:rFonts w:ascii="Verdana" w:hAnsi="Verdana"/>
          <w:sz w:val="18"/>
          <w:szCs w:val="18"/>
        </w:rPr>
        <w:t>voor ruiters.</w:t>
      </w:r>
    </w:p>
    <w:p w14:paraId="5CD904CA" w14:textId="167AB9EA" w:rsidR="00ED5799" w:rsidRPr="00E45EAB" w:rsidRDefault="002B19EE" w:rsidP="00297EFC">
      <w:pPr>
        <w:rPr>
          <w:rFonts w:ascii="Verdana" w:hAnsi="Verdana"/>
          <w:sz w:val="18"/>
          <w:szCs w:val="18"/>
        </w:rPr>
      </w:pPr>
      <w:r>
        <w:rPr>
          <w:rFonts w:ascii="Verdana" w:hAnsi="Verdana"/>
          <w:sz w:val="18"/>
          <w:szCs w:val="18"/>
        </w:rPr>
        <w:t>Veelal aangegeven met bord G09.</w:t>
      </w:r>
    </w:p>
    <w:p w14:paraId="02065512" w14:textId="43369E57" w:rsidR="00CE7596" w:rsidRDefault="00CE7596" w:rsidP="00380DCF">
      <w:pPr>
        <w:rPr>
          <w:rFonts w:ascii="Verdana" w:eastAsia="Verdana" w:hAnsi="Verdana" w:cs="Times New Roman"/>
        </w:rPr>
      </w:pPr>
    </w:p>
    <w:p w14:paraId="4774586E" w14:textId="77777777" w:rsidR="00297EFC" w:rsidRPr="00D93638" w:rsidRDefault="00297EFC" w:rsidP="00297EFC">
      <w:pPr>
        <w:rPr>
          <w:rFonts w:ascii="Verdana" w:hAnsi="Verdana"/>
          <w:sz w:val="18"/>
          <w:szCs w:val="20"/>
        </w:rPr>
      </w:pPr>
    </w:p>
    <w:p w14:paraId="557140C3" w14:textId="3DAD76BF" w:rsidR="00297EFC" w:rsidRDefault="00297EFC" w:rsidP="00297EFC">
      <w:pPr>
        <w:pStyle w:val="Kop1"/>
        <w:numPr>
          <w:ilvl w:val="0"/>
          <w:numId w:val="22"/>
        </w:numPr>
        <w:rPr>
          <w:rFonts w:eastAsia="Verdana"/>
        </w:rPr>
      </w:pPr>
      <w:bookmarkStart w:id="51" w:name="_Toc171084028"/>
      <w:r>
        <w:rPr>
          <w:rFonts w:eastAsia="Verdana"/>
        </w:rPr>
        <w:t>V</w:t>
      </w:r>
      <w:r w:rsidR="00B879AC">
        <w:rPr>
          <w:rFonts w:eastAsia="Verdana"/>
        </w:rPr>
        <w:t>liegverkeer</w:t>
      </w:r>
      <w:r>
        <w:rPr>
          <w:rFonts w:eastAsia="Verdana"/>
        </w:rPr>
        <w:t xml:space="preserve"> (Baan</w:t>
      </w:r>
      <w:r w:rsidR="00D90916">
        <w:rPr>
          <w:rFonts w:eastAsia="Verdana"/>
        </w:rPr>
        <w:t>sub</w:t>
      </w:r>
      <w:r>
        <w:rPr>
          <w:rFonts w:eastAsia="Verdana"/>
        </w:rPr>
        <w:t>soort</w:t>
      </w:r>
      <w:r w:rsidR="00D90916">
        <w:rPr>
          <w:rFonts w:eastAsia="Verdana"/>
        </w:rPr>
        <w:t xml:space="preserve"> VV</w:t>
      </w:r>
      <w:r>
        <w:rPr>
          <w:rFonts w:eastAsia="Verdana"/>
        </w:rPr>
        <w:t>)</w:t>
      </w:r>
      <w:bookmarkEnd w:id="51"/>
    </w:p>
    <w:p w14:paraId="74CE59A5" w14:textId="77777777" w:rsidR="00297EFC" w:rsidRDefault="00297EFC" w:rsidP="00297EFC"/>
    <w:p w14:paraId="6A0E9C50" w14:textId="1DBB96CF" w:rsidR="00527EFC" w:rsidRDefault="002C49EB" w:rsidP="00297EFC">
      <w:pPr>
        <w:rPr>
          <w:rFonts w:ascii="Verdana" w:hAnsi="Verdana"/>
          <w:sz w:val="18"/>
          <w:szCs w:val="18"/>
        </w:rPr>
      </w:pPr>
      <w:r w:rsidRPr="002C49EB">
        <w:rPr>
          <w:rFonts w:ascii="Verdana" w:hAnsi="Verdana"/>
          <w:sz w:val="18"/>
          <w:szCs w:val="18"/>
        </w:rPr>
        <w:t xml:space="preserve">De baansubsoort vliegverkeer wordt toegekend aan banen </w:t>
      </w:r>
      <w:r w:rsidR="00D5366E">
        <w:rPr>
          <w:rFonts w:ascii="Verdana" w:hAnsi="Verdana"/>
          <w:sz w:val="18"/>
          <w:szCs w:val="18"/>
        </w:rPr>
        <w:t xml:space="preserve">op luchthavens, </w:t>
      </w:r>
      <w:r w:rsidRPr="002C49EB">
        <w:rPr>
          <w:rFonts w:ascii="Verdana" w:hAnsi="Verdana"/>
          <w:sz w:val="18"/>
          <w:szCs w:val="18"/>
        </w:rPr>
        <w:t xml:space="preserve">bestemd </w:t>
      </w:r>
      <w:r w:rsidR="00D5366E">
        <w:rPr>
          <w:rFonts w:ascii="Verdana" w:hAnsi="Verdana"/>
          <w:sz w:val="18"/>
          <w:szCs w:val="18"/>
        </w:rPr>
        <w:t xml:space="preserve">en ingericht </w:t>
      </w:r>
      <w:r w:rsidRPr="002C49EB">
        <w:rPr>
          <w:rFonts w:ascii="Verdana" w:hAnsi="Verdana"/>
          <w:sz w:val="18"/>
          <w:szCs w:val="18"/>
        </w:rPr>
        <w:t xml:space="preserve">voor vliegverkeer, dit betreft landingsbanen en </w:t>
      </w:r>
      <w:r w:rsidR="008C3E42">
        <w:rPr>
          <w:rFonts w:ascii="Verdana" w:hAnsi="Verdana"/>
          <w:sz w:val="18"/>
          <w:szCs w:val="18"/>
        </w:rPr>
        <w:t>taxi</w:t>
      </w:r>
      <w:r w:rsidRPr="002C49EB">
        <w:rPr>
          <w:rFonts w:ascii="Verdana" w:hAnsi="Verdana"/>
          <w:sz w:val="18"/>
          <w:szCs w:val="18"/>
        </w:rPr>
        <w:t xml:space="preserve">banen. </w:t>
      </w:r>
    </w:p>
    <w:p w14:paraId="18D0E4BC" w14:textId="77777777" w:rsidR="00527EFC" w:rsidRDefault="00527EFC" w:rsidP="00297EFC">
      <w:pPr>
        <w:rPr>
          <w:rFonts w:ascii="Verdana" w:hAnsi="Verdana"/>
          <w:sz w:val="18"/>
          <w:szCs w:val="18"/>
        </w:rPr>
      </w:pPr>
    </w:p>
    <w:p w14:paraId="5CADB4F3" w14:textId="325DEFDD" w:rsidR="000D40CC" w:rsidRPr="00E70D74" w:rsidRDefault="002C49EB" w:rsidP="00E70D74">
      <w:pPr>
        <w:rPr>
          <w:rFonts w:ascii="Verdana" w:hAnsi="Verdana"/>
          <w:sz w:val="18"/>
          <w:szCs w:val="18"/>
        </w:rPr>
      </w:pPr>
      <w:r w:rsidRPr="002C49EB">
        <w:rPr>
          <w:rFonts w:ascii="Verdana" w:hAnsi="Verdana"/>
          <w:sz w:val="18"/>
          <w:szCs w:val="18"/>
        </w:rPr>
        <w:t>Belangrijk is dat bij registratie van vliegverkeer het BN een gesloten netwerk blijft en dat er geen losliggende wegvakken ontstaan.</w:t>
      </w:r>
    </w:p>
    <w:sectPr w:rsidR="000D40CC" w:rsidRPr="00E70D7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AEEBF8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EC8D3E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B6A29E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908621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2E277E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50689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5BA9A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B44C96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2BA9E2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36CAF7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FE4055"/>
    <w:multiLevelType w:val="hybridMultilevel"/>
    <w:tmpl w:val="35C4114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012F1C60"/>
    <w:multiLevelType w:val="hybridMultilevel"/>
    <w:tmpl w:val="B14EB41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1199520C"/>
    <w:multiLevelType w:val="hybridMultilevel"/>
    <w:tmpl w:val="A20C19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14DB3BD3"/>
    <w:multiLevelType w:val="hybridMultilevel"/>
    <w:tmpl w:val="B1B27B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15564856"/>
    <w:multiLevelType w:val="hybridMultilevel"/>
    <w:tmpl w:val="B7FCCDF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169623BC"/>
    <w:multiLevelType w:val="hybridMultilevel"/>
    <w:tmpl w:val="240424F8"/>
    <w:lvl w:ilvl="0" w:tplc="7B82C274">
      <w:start w:val="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1A4C0F69"/>
    <w:multiLevelType w:val="hybridMultilevel"/>
    <w:tmpl w:val="58A62B8C"/>
    <w:lvl w:ilvl="0" w:tplc="7B82C274">
      <w:start w:val="1"/>
      <w:numFmt w:val="bullet"/>
      <w:lvlText w:val="-"/>
      <w:lvlJc w:val="left"/>
      <w:pPr>
        <w:ind w:left="720" w:hanging="360"/>
      </w:pPr>
      <w:rPr>
        <w:rFonts w:ascii="Calibri" w:eastAsiaTheme="minorHAnsi" w:hAnsi="Calibri" w:cs="Calibri" w:hint="default"/>
      </w:rPr>
    </w:lvl>
    <w:lvl w:ilvl="1" w:tplc="E44E1F84">
      <w:numFmt w:val="bullet"/>
      <w:lvlText w:val=""/>
      <w:lvlJc w:val="left"/>
      <w:pPr>
        <w:ind w:left="1788" w:hanging="708"/>
      </w:pPr>
      <w:rPr>
        <w:rFonts w:ascii="Symbol" w:eastAsiaTheme="minorHAnsi" w:hAnsi="Symbol" w:cstheme="minorBid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1AF42B25"/>
    <w:multiLevelType w:val="hybridMultilevel"/>
    <w:tmpl w:val="C706DE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1B6F28A1"/>
    <w:multiLevelType w:val="multilevel"/>
    <w:tmpl w:val="63A8A03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1B82775B"/>
    <w:multiLevelType w:val="multilevel"/>
    <w:tmpl w:val="810628C6"/>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1E0E2AE3"/>
    <w:multiLevelType w:val="hybridMultilevel"/>
    <w:tmpl w:val="FAECE56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FAA7909"/>
    <w:multiLevelType w:val="hybridMultilevel"/>
    <w:tmpl w:val="6598FA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20022E62"/>
    <w:multiLevelType w:val="hybridMultilevel"/>
    <w:tmpl w:val="382C556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27B053EA"/>
    <w:multiLevelType w:val="hybridMultilevel"/>
    <w:tmpl w:val="B64AB15C"/>
    <w:lvl w:ilvl="0" w:tplc="ABDCB2DA">
      <w:start w:val="1"/>
      <w:numFmt w:val="decimal"/>
      <w:lvlText w:val="%1."/>
      <w:lvlJc w:val="left"/>
      <w:pPr>
        <w:ind w:left="927" w:hanging="360"/>
      </w:pPr>
      <w:rPr>
        <w:rFonts w:hint="default"/>
        <w:sz w:val="22"/>
        <w:szCs w:val="22"/>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2AD45070"/>
    <w:multiLevelType w:val="hybridMultilevel"/>
    <w:tmpl w:val="61B25F00"/>
    <w:lvl w:ilvl="0" w:tplc="7B82C274">
      <w:start w:val="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B910F44"/>
    <w:multiLevelType w:val="hybridMultilevel"/>
    <w:tmpl w:val="BCE418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2BAC2B74"/>
    <w:multiLevelType w:val="hybridMultilevel"/>
    <w:tmpl w:val="8D80F8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2CF31CEA"/>
    <w:multiLevelType w:val="hybridMultilevel"/>
    <w:tmpl w:val="35C411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10B40E8"/>
    <w:multiLevelType w:val="hybridMultilevel"/>
    <w:tmpl w:val="81E24D9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311653D5"/>
    <w:multiLevelType w:val="multilevel"/>
    <w:tmpl w:val="49D600A8"/>
    <w:lvl w:ilvl="0">
      <w:start w:val="1"/>
      <w:numFmt w:val="bullet"/>
      <w:pStyle w:val="Lijstalinea1"/>
      <w:lvlText w:val=""/>
      <w:lvlJc w:val="left"/>
      <w:pPr>
        <w:ind w:left="227" w:hanging="227"/>
      </w:pPr>
      <w:rPr>
        <w:rFonts w:ascii="Symbol" w:hAnsi="Symbol" w:hint="default"/>
      </w:rPr>
    </w:lvl>
    <w:lvl w:ilvl="1">
      <w:start w:val="1"/>
      <w:numFmt w:val="bullet"/>
      <w:lvlText w:val="-"/>
      <w:lvlJc w:val="left"/>
      <w:pPr>
        <w:ind w:left="454" w:hanging="227"/>
      </w:pPr>
      <w:rPr>
        <w:rFonts w:ascii="Verdana" w:hAnsi="Verdana" w:hint="default"/>
      </w:rPr>
    </w:lvl>
    <w:lvl w:ilvl="2">
      <w:start w:val="1"/>
      <w:numFmt w:val="bullet"/>
      <w:lvlText w:val=""/>
      <w:lvlJc w:val="left"/>
      <w:pPr>
        <w:ind w:left="681" w:hanging="227"/>
      </w:pPr>
      <w:rPr>
        <w:rFonts w:ascii="Symbol" w:hAnsi="Symbol" w:hint="default"/>
        <w:color w:val="auto"/>
      </w:rPr>
    </w:lvl>
    <w:lvl w:ilvl="3">
      <w:start w:val="1"/>
      <w:numFmt w:val="bullet"/>
      <w:lvlText w:val="-"/>
      <w:lvlJc w:val="left"/>
      <w:pPr>
        <w:ind w:left="908" w:hanging="227"/>
      </w:pPr>
      <w:rPr>
        <w:rFonts w:ascii="Verdana" w:hAnsi="Verdana" w:hint="default"/>
      </w:rPr>
    </w:lvl>
    <w:lvl w:ilvl="4">
      <w:start w:val="1"/>
      <w:numFmt w:val="bullet"/>
      <w:lvlText w:val=""/>
      <w:lvlJc w:val="left"/>
      <w:pPr>
        <w:ind w:left="1135" w:hanging="227"/>
      </w:pPr>
      <w:rPr>
        <w:rFonts w:ascii="Symbol" w:hAnsi="Symbol" w:hint="default"/>
      </w:rPr>
    </w:lvl>
    <w:lvl w:ilvl="5">
      <w:start w:val="1"/>
      <w:numFmt w:val="bullet"/>
      <w:lvlText w:val="-"/>
      <w:lvlJc w:val="left"/>
      <w:pPr>
        <w:ind w:left="1362" w:hanging="227"/>
      </w:pPr>
      <w:rPr>
        <w:rFonts w:ascii="Verdana" w:hAnsi="Verdana" w:hint="default"/>
      </w:rPr>
    </w:lvl>
    <w:lvl w:ilvl="6">
      <w:start w:val="1"/>
      <w:numFmt w:val="bullet"/>
      <w:lvlText w:val=""/>
      <w:lvlJc w:val="left"/>
      <w:pPr>
        <w:ind w:left="1589" w:hanging="227"/>
      </w:pPr>
      <w:rPr>
        <w:rFonts w:ascii="Symbol" w:hAnsi="Symbol" w:hint="default"/>
      </w:rPr>
    </w:lvl>
    <w:lvl w:ilvl="7">
      <w:start w:val="1"/>
      <w:numFmt w:val="bullet"/>
      <w:lvlText w:val="-"/>
      <w:lvlJc w:val="left"/>
      <w:pPr>
        <w:ind w:left="1816" w:hanging="227"/>
      </w:pPr>
      <w:rPr>
        <w:rFonts w:ascii="Verdana" w:hAnsi="Verdana" w:hint="default"/>
      </w:rPr>
    </w:lvl>
    <w:lvl w:ilvl="8">
      <w:start w:val="1"/>
      <w:numFmt w:val="bullet"/>
      <w:lvlText w:val=""/>
      <w:lvlJc w:val="left"/>
      <w:pPr>
        <w:ind w:left="2043" w:hanging="227"/>
      </w:pPr>
      <w:rPr>
        <w:rFonts w:ascii="Symbol" w:hAnsi="Symbol" w:hint="default"/>
        <w:color w:val="auto"/>
      </w:rPr>
    </w:lvl>
  </w:abstractNum>
  <w:abstractNum w:abstractNumId="30" w15:restartNumberingAfterBreak="0">
    <w:nsid w:val="351E00E6"/>
    <w:multiLevelType w:val="hybridMultilevel"/>
    <w:tmpl w:val="3DFC404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38D45040"/>
    <w:multiLevelType w:val="hybridMultilevel"/>
    <w:tmpl w:val="F21016C8"/>
    <w:lvl w:ilvl="0" w:tplc="7B82C274">
      <w:start w:val="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3B0B59AC"/>
    <w:multiLevelType w:val="hybridMultilevel"/>
    <w:tmpl w:val="2DC2DE4C"/>
    <w:lvl w:ilvl="0" w:tplc="04130001">
      <w:start w:val="1"/>
      <w:numFmt w:val="bullet"/>
      <w:lvlText w:val=""/>
      <w:lvlJc w:val="left"/>
      <w:pPr>
        <w:ind w:left="1428" w:hanging="360"/>
      </w:pPr>
      <w:rPr>
        <w:rFonts w:ascii="Symbol" w:hAnsi="Symbol" w:hint="default"/>
      </w:rPr>
    </w:lvl>
    <w:lvl w:ilvl="1" w:tplc="04130003">
      <w:start w:val="1"/>
      <w:numFmt w:val="bullet"/>
      <w:lvlText w:val="o"/>
      <w:lvlJc w:val="left"/>
      <w:pPr>
        <w:ind w:left="2148" w:hanging="360"/>
      </w:pPr>
      <w:rPr>
        <w:rFonts w:ascii="Courier New" w:hAnsi="Courier New" w:cs="Courier New" w:hint="default"/>
      </w:rPr>
    </w:lvl>
    <w:lvl w:ilvl="2" w:tplc="04130005">
      <w:start w:val="1"/>
      <w:numFmt w:val="bullet"/>
      <w:lvlText w:val=""/>
      <w:lvlJc w:val="left"/>
      <w:pPr>
        <w:ind w:left="2868" w:hanging="360"/>
      </w:pPr>
      <w:rPr>
        <w:rFonts w:ascii="Wingdings" w:hAnsi="Wingdings" w:hint="default"/>
      </w:rPr>
    </w:lvl>
    <w:lvl w:ilvl="3" w:tplc="04130001">
      <w:start w:val="1"/>
      <w:numFmt w:val="bullet"/>
      <w:lvlText w:val=""/>
      <w:lvlJc w:val="left"/>
      <w:pPr>
        <w:ind w:left="3588" w:hanging="360"/>
      </w:pPr>
      <w:rPr>
        <w:rFonts w:ascii="Symbol" w:hAnsi="Symbol" w:hint="default"/>
      </w:rPr>
    </w:lvl>
    <w:lvl w:ilvl="4" w:tplc="04130003">
      <w:start w:val="1"/>
      <w:numFmt w:val="bullet"/>
      <w:lvlText w:val="o"/>
      <w:lvlJc w:val="left"/>
      <w:pPr>
        <w:ind w:left="4308" w:hanging="360"/>
      </w:pPr>
      <w:rPr>
        <w:rFonts w:ascii="Courier New" w:hAnsi="Courier New" w:cs="Courier New" w:hint="default"/>
      </w:rPr>
    </w:lvl>
    <w:lvl w:ilvl="5" w:tplc="04130005">
      <w:start w:val="1"/>
      <w:numFmt w:val="bullet"/>
      <w:lvlText w:val=""/>
      <w:lvlJc w:val="left"/>
      <w:pPr>
        <w:ind w:left="5028" w:hanging="360"/>
      </w:pPr>
      <w:rPr>
        <w:rFonts w:ascii="Wingdings" w:hAnsi="Wingdings" w:hint="default"/>
      </w:rPr>
    </w:lvl>
    <w:lvl w:ilvl="6" w:tplc="04130001">
      <w:start w:val="1"/>
      <w:numFmt w:val="bullet"/>
      <w:lvlText w:val=""/>
      <w:lvlJc w:val="left"/>
      <w:pPr>
        <w:ind w:left="5748" w:hanging="360"/>
      </w:pPr>
      <w:rPr>
        <w:rFonts w:ascii="Symbol" w:hAnsi="Symbol" w:hint="default"/>
      </w:rPr>
    </w:lvl>
    <w:lvl w:ilvl="7" w:tplc="04130003">
      <w:start w:val="1"/>
      <w:numFmt w:val="bullet"/>
      <w:lvlText w:val="o"/>
      <w:lvlJc w:val="left"/>
      <w:pPr>
        <w:ind w:left="6468" w:hanging="360"/>
      </w:pPr>
      <w:rPr>
        <w:rFonts w:ascii="Courier New" w:hAnsi="Courier New" w:cs="Courier New" w:hint="default"/>
      </w:rPr>
    </w:lvl>
    <w:lvl w:ilvl="8" w:tplc="04130005">
      <w:start w:val="1"/>
      <w:numFmt w:val="bullet"/>
      <w:lvlText w:val=""/>
      <w:lvlJc w:val="left"/>
      <w:pPr>
        <w:ind w:left="7188" w:hanging="360"/>
      </w:pPr>
      <w:rPr>
        <w:rFonts w:ascii="Wingdings" w:hAnsi="Wingdings" w:hint="default"/>
      </w:rPr>
    </w:lvl>
  </w:abstractNum>
  <w:abstractNum w:abstractNumId="33" w15:restartNumberingAfterBreak="0">
    <w:nsid w:val="401F2E62"/>
    <w:multiLevelType w:val="hybridMultilevel"/>
    <w:tmpl w:val="236A0F6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13E2774"/>
    <w:multiLevelType w:val="hybridMultilevel"/>
    <w:tmpl w:val="A1CA6AB6"/>
    <w:lvl w:ilvl="0" w:tplc="D19CF9CC">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35" w15:restartNumberingAfterBreak="0">
    <w:nsid w:val="44CA467C"/>
    <w:multiLevelType w:val="hybridMultilevel"/>
    <w:tmpl w:val="9CB8A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46416DE3"/>
    <w:multiLevelType w:val="hybridMultilevel"/>
    <w:tmpl w:val="C8C010D4"/>
    <w:lvl w:ilvl="0" w:tplc="7B82C274">
      <w:start w:val="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47056103"/>
    <w:multiLevelType w:val="hybridMultilevel"/>
    <w:tmpl w:val="06BCD6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49086BCA"/>
    <w:multiLevelType w:val="hybridMultilevel"/>
    <w:tmpl w:val="E34A335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567A5946"/>
    <w:multiLevelType w:val="hybridMultilevel"/>
    <w:tmpl w:val="556A3DD2"/>
    <w:lvl w:ilvl="0" w:tplc="0413000F">
      <w:start w:val="1"/>
      <w:numFmt w:val="decimal"/>
      <w:lvlText w:val="%1."/>
      <w:lvlJc w:val="left"/>
      <w:pPr>
        <w:ind w:left="1440" w:hanging="360"/>
      </w:pPr>
    </w:lvl>
    <w:lvl w:ilvl="1" w:tplc="04130019" w:tentative="1">
      <w:start w:val="1"/>
      <w:numFmt w:val="lowerLetter"/>
      <w:lvlText w:val="%2."/>
      <w:lvlJc w:val="left"/>
      <w:pPr>
        <w:ind w:left="2160" w:hanging="360"/>
      </w:pPr>
    </w:lvl>
    <w:lvl w:ilvl="2" w:tplc="0413001B" w:tentative="1">
      <w:start w:val="1"/>
      <w:numFmt w:val="lowerRoman"/>
      <w:lvlText w:val="%3."/>
      <w:lvlJc w:val="right"/>
      <w:pPr>
        <w:ind w:left="2880" w:hanging="180"/>
      </w:pPr>
    </w:lvl>
    <w:lvl w:ilvl="3" w:tplc="0413000F" w:tentative="1">
      <w:start w:val="1"/>
      <w:numFmt w:val="decimal"/>
      <w:lvlText w:val="%4."/>
      <w:lvlJc w:val="left"/>
      <w:pPr>
        <w:ind w:left="3600" w:hanging="360"/>
      </w:pPr>
    </w:lvl>
    <w:lvl w:ilvl="4" w:tplc="04130019" w:tentative="1">
      <w:start w:val="1"/>
      <w:numFmt w:val="lowerLetter"/>
      <w:lvlText w:val="%5."/>
      <w:lvlJc w:val="left"/>
      <w:pPr>
        <w:ind w:left="4320" w:hanging="360"/>
      </w:pPr>
    </w:lvl>
    <w:lvl w:ilvl="5" w:tplc="0413001B" w:tentative="1">
      <w:start w:val="1"/>
      <w:numFmt w:val="lowerRoman"/>
      <w:lvlText w:val="%6."/>
      <w:lvlJc w:val="right"/>
      <w:pPr>
        <w:ind w:left="5040" w:hanging="180"/>
      </w:pPr>
    </w:lvl>
    <w:lvl w:ilvl="6" w:tplc="0413000F" w:tentative="1">
      <w:start w:val="1"/>
      <w:numFmt w:val="decimal"/>
      <w:lvlText w:val="%7."/>
      <w:lvlJc w:val="left"/>
      <w:pPr>
        <w:ind w:left="5760" w:hanging="360"/>
      </w:pPr>
    </w:lvl>
    <w:lvl w:ilvl="7" w:tplc="04130019" w:tentative="1">
      <w:start w:val="1"/>
      <w:numFmt w:val="lowerLetter"/>
      <w:lvlText w:val="%8."/>
      <w:lvlJc w:val="left"/>
      <w:pPr>
        <w:ind w:left="6480" w:hanging="360"/>
      </w:pPr>
    </w:lvl>
    <w:lvl w:ilvl="8" w:tplc="0413001B" w:tentative="1">
      <w:start w:val="1"/>
      <w:numFmt w:val="lowerRoman"/>
      <w:lvlText w:val="%9."/>
      <w:lvlJc w:val="right"/>
      <w:pPr>
        <w:ind w:left="7200" w:hanging="180"/>
      </w:pPr>
    </w:lvl>
  </w:abstractNum>
  <w:abstractNum w:abstractNumId="40" w15:restartNumberingAfterBreak="0">
    <w:nsid w:val="5DE1454C"/>
    <w:multiLevelType w:val="hybridMultilevel"/>
    <w:tmpl w:val="9B9E7482"/>
    <w:lvl w:ilvl="0" w:tplc="71AEB5B6">
      <w:start w:val="5"/>
      <w:numFmt w:val="bullet"/>
      <w:lvlText w:val="•"/>
      <w:lvlJc w:val="left"/>
      <w:pPr>
        <w:ind w:left="1152" w:hanging="792"/>
      </w:pPr>
      <w:rPr>
        <w:rFonts w:ascii="Verdana" w:eastAsiaTheme="minorHAnsi" w:hAnsi="Verdan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15:restartNumberingAfterBreak="0">
    <w:nsid w:val="62977978"/>
    <w:multiLevelType w:val="hybridMultilevel"/>
    <w:tmpl w:val="AB06B456"/>
    <w:lvl w:ilvl="0" w:tplc="7B82C274">
      <w:start w:val="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68555EFC"/>
    <w:multiLevelType w:val="multilevel"/>
    <w:tmpl w:val="6E16D8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3" w15:restartNumberingAfterBreak="0">
    <w:nsid w:val="69EF3960"/>
    <w:multiLevelType w:val="hybridMultilevel"/>
    <w:tmpl w:val="F2425A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4" w15:restartNumberingAfterBreak="0">
    <w:nsid w:val="72FB54BC"/>
    <w:multiLevelType w:val="hybridMultilevel"/>
    <w:tmpl w:val="6706BF7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5" w15:restartNumberingAfterBreak="0">
    <w:nsid w:val="74292653"/>
    <w:multiLevelType w:val="hybridMultilevel"/>
    <w:tmpl w:val="F82076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751876DD"/>
    <w:multiLevelType w:val="hybridMultilevel"/>
    <w:tmpl w:val="7A2A27A6"/>
    <w:lvl w:ilvl="0" w:tplc="37481AC0">
      <w:numFmt w:val="bullet"/>
      <w:lvlText w:val="-"/>
      <w:lvlJc w:val="left"/>
      <w:pPr>
        <w:ind w:left="720" w:hanging="360"/>
      </w:pPr>
      <w:rPr>
        <w:rFonts w:ascii="Verdana" w:eastAsiaTheme="minorHAnsi" w:hAnsi="Verdan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15:restartNumberingAfterBreak="0">
    <w:nsid w:val="754A7BC9"/>
    <w:multiLevelType w:val="hybridMultilevel"/>
    <w:tmpl w:val="4336D5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8" w15:restartNumberingAfterBreak="0">
    <w:nsid w:val="7AD10362"/>
    <w:multiLevelType w:val="hybridMultilevel"/>
    <w:tmpl w:val="35C411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E1117B1"/>
    <w:multiLevelType w:val="hybridMultilevel"/>
    <w:tmpl w:val="504A77A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0" w15:restartNumberingAfterBreak="0">
    <w:nsid w:val="7EB81E18"/>
    <w:multiLevelType w:val="hybridMultilevel"/>
    <w:tmpl w:val="522AA170"/>
    <w:lvl w:ilvl="0" w:tplc="7B82C274">
      <w:start w:val="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15:restartNumberingAfterBreak="0">
    <w:nsid w:val="7FDF675D"/>
    <w:multiLevelType w:val="hybridMultilevel"/>
    <w:tmpl w:val="9BB4D5F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722288890">
    <w:abstractNumId w:val="42"/>
  </w:num>
  <w:num w:numId="2" w16cid:durableId="1507475022">
    <w:abstractNumId w:val="10"/>
  </w:num>
  <w:num w:numId="3" w16cid:durableId="1669477375">
    <w:abstractNumId w:val="27"/>
  </w:num>
  <w:num w:numId="4" w16cid:durableId="2074891398">
    <w:abstractNumId w:val="48"/>
  </w:num>
  <w:num w:numId="5" w16cid:durableId="626475382">
    <w:abstractNumId w:val="24"/>
  </w:num>
  <w:num w:numId="6" w16cid:durableId="1316303937">
    <w:abstractNumId w:val="50"/>
  </w:num>
  <w:num w:numId="7" w16cid:durableId="200872013">
    <w:abstractNumId w:val="9"/>
  </w:num>
  <w:num w:numId="8" w16cid:durableId="1647392180">
    <w:abstractNumId w:val="7"/>
  </w:num>
  <w:num w:numId="9" w16cid:durableId="630785460">
    <w:abstractNumId w:val="6"/>
  </w:num>
  <w:num w:numId="10" w16cid:durableId="1699429091">
    <w:abstractNumId w:val="5"/>
  </w:num>
  <w:num w:numId="11" w16cid:durableId="1916698447">
    <w:abstractNumId w:val="4"/>
  </w:num>
  <w:num w:numId="12" w16cid:durableId="786000891">
    <w:abstractNumId w:val="8"/>
  </w:num>
  <w:num w:numId="13" w16cid:durableId="537855252">
    <w:abstractNumId w:val="3"/>
  </w:num>
  <w:num w:numId="14" w16cid:durableId="1313829498">
    <w:abstractNumId w:val="2"/>
  </w:num>
  <w:num w:numId="15" w16cid:durableId="1909265570">
    <w:abstractNumId w:val="1"/>
  </w:num>
  <w:num w:numId="16" w16cid:durableId="2094737080">
    <w:abstractNumId w:val="0"/>
  </w:num>
  <w:num w:numId="17" w16cid:durableId="331488810">
    <w:abstractNumId w:val="18"/>
  </w:num>
  <w:num w:numId="18" w16cid:durableId="404452606">
    <w:abstractNumId w:val="25"/>
  </w:num>
  <w:num w:numId="19" w16cid:durableId="1021660172">
    <w:abstractNumId w:val="44"/>
  </w:num>
  <w:num w:numId="20" w16cid:durableId="383139720">
    <w:abstractNumId w:val="15"/>
  </w:num>
  <w:num w:numId="21" w16cid:durableId="1598639659">
    <w:abstractNumId w:val="36"/>
  </w:num>
  <w:num w:numId="22" w16cid:durableId="2033722853">
    <w:abstractNumId w:val="19"/>
  </w:num>
  <w:num w:numId="23" w16cid:durableId="1890074005">
    <w:abstractNumId w:val="41"/>
  </w:num>
  <w:num w:numId="24" w16cid:durableId="152332536">
    <w:abstractNumId w:val="31"/>
  </w:num>
  <w:num w:numId="25" w16cid:durableId="456680083">
    <w:abstractNumId w:val="16"/>
  </w:num>
  <w:num w:numId="26" w16cid:durableId="928465886">
    <w:abstractNumId w:val="29"/>
  </w:num>
  <w:num w:numId="27" w16cid:durableId="1912889113">
    <w:abstractNumId w:val="43"/>
  </w:num>
  <w:num w:numId="28" w16cid:durableId="1837069841">
    <w:abstractNumId w:val="46"/>
  </w:num>
  <w:num w:numId="29" w16cid:durableId="820468348">
    <w:abstractNumId w:val="47"/>
  </w:num>
  <w:num w:numId="30" w16cid:durableId="1896547272">
    <w:abstractNumId w:val="49"/>
  </w:num>
  <w:num w:numId="31" w16cid:durableId="1095830219">
    <w:abstractNumId w:val="28"/>
  </w:num>
  <w:num w:numId="32" w16cid:durableId="1768454827">
    <w:abstractNumId w:val="22"/>
  </w:num>
  <w:num w:numId="33" w16cid:durableId="923337419">
    <w:abstractNumId w:val="39"/>
  </w:num>
  <w:num w:numId="34" w16cid:durableId="748037028">
    <w:abstractNumId w:val="14"/>
  </w:num>
  <w:num w:numId="35" w16cid:durableId="1297679918">
    <w:abstractNumId w:val="40"/>
  </w:num>
  <w:num w:numId="36" w16cid:durableId="657925117">
    <w:abstractNumId w:val="34"/>
  </w:num>
  <w:num w:numId="37" w16cid:durableId="1138374478">
    <w:abstractNumId w:val="32"/>
  </w:num>
  <w:num w:numId="38" w16cid:durableId="1863005571">
    <w:abstractNumId w:val="30"/>
  </w:num>
  <w:num w:numId="39" w16cid:durableId="1693073509">
    <w:abstractNumId w:val="13"/>
  </w:num>
  <w:num w:numId="40" w16cid:durableId="1437486299">
    <w:abstractNumId w:val="37"/>
  </w:num>
  <w:num w:numId="41" w16cid:durableId="1911501857">
    <w:abstractNumId w:val="11"/>
  </w:num>
  <w:num w:numId="42" w16cid:durableId="26149443">
    <w:abstractNumId w:val="51"/>
  </w:num>
  <w:num w:numId="43" w16cid:durableId="897857120">
    <w:abstractNumId w:val="20"/>
  </w:num>
  <w:num w:numId="44" w16cid:durableId="951086998">
    <w:abstractNumId w:val="45"/>
  </w:num>
  <w:num w:numId="45" w16cid:durableId="1412848050">
    <w:abstractNumId w:val="35"/>
  </w:num>
  <w:num w:numId="46" w16cid:durableId="694817329">
    <w:abstractNumId w:val="17"/>
  </w:num>
  <w:num w:numId="47" w16cid:durableId="290324968">
    <w:abstractNumId w:val="26"/>
  </w:num>
  <w:num w:numId="48" w16cid:durableId="866523865">
    <w:abstractNumId w:val="21"/>
  </w:num>
  <w:num w:numId="49" w16cid:durableId="679164827">
    <w:abstractNumId w:val="38"/>
  </w:num>
  <w:num w:numId="50" w16cid:durableId="160629622">
    <w:abstractNumId w:val="33"/>
  </w:num>
  <w:num w:numId="51" w16cid:durableId="1051465361">
    <w:abstractNumId w:val="12"/>
  </w:num>
  <w:num w:numId="52" w16cid:durableId="827213365">
    <w:abstractNumId w:val="23"/>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riel, Jop van (RWS CIV)">
    <w15:presenceInfo w15:providerId="AD" w15:userId="S-1-5-21-1046319769-833967741-3563887046-5798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40A3"/>
    <w:rsid w:val="00003A6C"/>
    <w:rsid w:val="0000640F"/>
    <w:rsid w:val="00021C59"/>
    <w:rsid w:val="00023782"/>
    <w:rsid w:val="00026A46"/>
    <w:rsid w:val="0002765E"/>
    <w:rsid w:val="000403BB"/>
    <w:rsid w:val="000427F8"/>
    <w:rsid w:val="00052572"/>
    <w:rsid w:val="000530B6"/>
    <w:rsid w:val="00056ED9"/>
    <w:rsid w:val="00090413"/>
    <w:rsid w:val="00090816"/>
    <w:rsid w:val="00096ED0"/>
    <w:rsid w:val="000A2B7D"/>
    <w:rsid w:val="000A6DB8"/>
    <w:rsid w:val="000A7866"/>
    <w:rsid w:val="000B13EA"/>
    <w:rsid w:val="000B59B5"/>
    <w:rsid w:val="000C0361"/>
    <w:rsid w:val="000C2B2A"/>
    <w:rsid w:val="000C7CF7"/>
    <w:rsid w:val="000C7D0A"/>
    <w:rsid w:val="000D2687"/>
    <w:rsid w:val="000D40CC"/>
    <w:rsid w:val="000E2625"/>
    <w:rsid w:val="000E7CD6"/>
    <w:rsid w:val="000F7ED4"/>
    <w:rsid w:val="001008E8"/>
    <w:rsid w:val="00101BD0"/>
    <w:rsid w:val="001066B0"/>
    <w:rsid w:val="0012240C"/>
    <w:rsid w:val="0012425B"/>
    <w:rsid w:val="001251B9"/>
    <w:rsid w:val="0012699A"/>
    <w:rsid w:val="0013395D"/>
    <w:rsid w:val="00141221"/>
    <w:rsid w:val="0014143C"/>
    <w:rsid w:val="00142527"/>
    <w:rsid w:val="00146FCF"/>
    <w:rsid w:val="00147874"/>
    <w:rsid w:val="0015557A"/>
    <w:rsid w:val="0015614E"/>
    <w:rsid w:val="00170EB1"/>
    <w:rsid w:val="00170FB7"/>
    <w:rsid w:val="001725A7"/>
    <w:rsid w:val="00172C32"/>
    <w:rsid w:val="00184A58"/>
    <w:rsid w:val="00185D36"/>
    <w:rsid w:val="00192632"/>
    <w:rsid w:val="001A0314"/>
    <w:rsid w:val="001A192E"/>
    <w:rsid w:val="001B0653"/>
    <w:rsid w:val="001B3100"/>
    <w:rsid w:val="001C6B6B"/>
    <w:rsid w:val="001E17C8"/>
    <w:rsid w:val="001E4C01"/>
    <w:rsid w:val="001E5D50"/>
    <w:rsid w:val="001F3D2B"/>
    <w:rsid w:val="001F59ED"/>
    <w:rsid w:val="0021020A"/>
    <w:rsid w:val="002122FC"/>
    <w:rsid w:val="00217335"/>
    <w:rsid w:val="00217D73"/>
    <w:rsid w:val="002206BD"/>
    <w:rsid w:val="00224A44"/>
    <w:rsid w:val="0022556F"/>
    <w:rsid w:val="002275A0"/>
    <w:rsid w:val="00231A4E"/>
    <w:rsid w:val="002356BA"/>
    <w:rsid w:val="00237BBD"/>
    <w:rsid w:val="002434DE"/>
    <w:rsid w:val="00244B04"/>
    <w:rsid w:val="00252CE6"/>
    <w:rsid w:val="00253211"/>
    <w:rsid w:val="00266E2C"/>
    <w:rsid w:val="00277F0B"/>
    <w:rsid w:val="00284C31"/>
    <w:rsid w:val="00287998"/>
    <w:rsid w:val="0029153A"/>
    <w:rsid w:val="00297EFC"/>
    <w:rsid w:val="002A7F4C"/>
    <w:rsid w:val="002B16B0"/>
    <w:rsid w:val="002B19EE"/>
    <w:rsid w:val="002B3602"/>
    <w:rsid w:val="002B4C98"/>
    <w:rsid w:val="002C060E"/>
    <w:rsid w:val="002C0A1A"/>
    <w:rsid w:val="002C28AB"/>
    <w:rsid w:val="002C49EB"/>
    <w:rsid w:val="002C65A7"/>
    <w:rsid w:val="002C6D73"/>
    <w:rsid w:val="002D1434"/>
    <w:rsid w:val="002E0216"/>
    <w:rsid w:val="002E4E13"/>
    <w:rsid w:val="002F616A"/>
    <w:rsid w:val="002F6173"/>
    <w:rsid w:val="003140F3"/>
    <w:rsid w:val="00320061"/>
    <w:rsid w:val="00324D16"/>
    <w:rsid w:val="00327BF7"/>
    <w:rsid w:val="00333396"/>
    <w:rsid w:val="00342DC3"/>
    <w:rsid w:val="00346B57"/>
    <w:rsid w:val="00354038"/>
    <w:rsid w:val="00355145"/>
    <w:rsid w:val="00363145"/>
    <w:rsid w:val="00363C68"/>
    <w:rsid w:val="003648B4"/>
    <w:rsid w:val="00364A4F"/>
    <w:rsid w:val="0036505C"/>
    <w:rsid w:val="00367587"/>
    <w:rsid w:val="00372E17"/>
    <w:rsid w:val="0037356B"/>
    <w:rsid w:val="003746A4"/>
    <w:rsid w:val="003777DB"/>
    <w:rsid w:val="00380DCF"/>
    <w:rsid w:val="00395FA1"/>
    <w:rsid w:val="00396CE8"/>
    <w:rsid w:val="003978D9"/>
    <w:rsid w:val="003A7B09"/>
    <w:rsid w:val="003A7FCC"/>
    <w:rsid w:val="003B4AAE"/>
    <w:rsid w:val="003B599A"/>
    <w:rsid w:val="003C0041"/>
    <w:rsid w:val="003C41A9"/>
    <w:rsid w:val="003C5020"/>
    <w:rsid w:val="003E09AA"/>
    <w:rsid w:val="003E1C5C"/>
    <w:rsid w:val="003E1D55"/>
    <w:rsid w:val="003E5ECD"/>
    <w:rsid w:val="003E7BB5"/>
    <w:rsid w:val="003E7CB2"/>
    <w:rsid w:val="003F1AFF"/>
    <w:rsid w:val="003F4A55"/>
    <w:rsid w:val="00407D22"/>
    <w:rsid w:val="004126C4"/>
    <w:rsid w:val="004218FF"/>
    <w:rsid w:val="00423361"/>
    <w:rsid w:val="004268AB"/>
    <w:rsid w:val="00427943"/>
    <w:rsid w:val="00432D4D"/>
    <w:rsid w:val="00440E26"/>
    <w:rsid w:val="00451EBF"/>
    <w:rsid w:val="004528BE"/>
    <w:rsid w:val="00453E6B"/>
    <w:rsid w:val="0045508A"/>
    <w:rsid w:val="00460AC5"/>
    <w:rsid w:val="00464FB5"/>
    <w:rsid w:val="0046659A"/>
    <w:rsid w:val="00477631"/>
    <w:rsid w:val="0048162B"/>
    <w:rsid w:val="0048163A"/>
    <w:rsid w:val="004826D0"/>
    <w:rsid w:val="00486532"/>
    <w:rsid w:val="00487E95"/>
    <w:rsid w:val="004B7F3E"/>
    <w:rsid w:val="004C629C"/>
    <w:rsid w:val="004D3E90"/>
    <w:rsid w:val="004D73BA"/>
    <w:rsid w:val="004E2F25"/>
    <w:rsid w:val="004E5E24"/>
    <w:rsid w:val="004E5FC0"/>
    <w:rsid w:val="004F1071"/>
    <w:rsid w:val="004F11D3"/>
    <w:rsid w:val="004F2856"/>
    <w:rsid w:val="004F495E"/>
    <w:rsid w:val="00505CE4"/>
    <w:rsid w:val="00506497"/>
    <w:rsid w:val="005076F2"/>
    <w:rsid w:val="00522BFE"/>
    <w:rsid w:val="00527EFC"/>
    <w:rsid w:val="005326D3"/>
    <w:rsid w:val="00545DA7"/>
    <w:rsid w:val="00545E49"/>
    <w:rsid w:val="00546A06"/>
    <w:rsid w:val="00564702"/>
    <w:rsid w:val="00575F01"/>
    <w:rsid w:val="005827C3"/>
    <w:rsid w:val="00583D9F"/>
    <w:rsid w:val="00585794"/>
    <w:rsid w:val="00590CFB"/>
    <w:rsid w:val="005A76DF"/>
    <w:rsid w:val="005B2AF6"/>
    <w:rsid w:val="005C267B"/>
    <w:rsid w:val="005D5C7E"/>
    <w:rsid w:val="005E62FF"/>
    <w:rsid w:val="005E72CD"/>
    <w:rsid w:val="005F4942"/>
    <w:rsid w:val="005F7DB7"/>
    <w:rsid w:val="00613155"/>
    <w:rsid w:val="00625565"/>
    <w:rsid w:val="00641576"/>
    <w:rsid w:val="00641B4B"/>
    <w:rsid w:val="006462D7"/>
    <w:rsid w:val="00647A52"/>
    <w:rsid w:val="00647BEE"/>
    <w:rsid w:val="00653F0F"/>
    <w:rsid w:val="0066349A"/>
    <w:rsid w:val="0067236E"/>
    <w:rsid w:val="00672E6C"/>
    <w:rsid w:val="006833CF"/>
    <w:rsid w:val="006842B9"/>
    <w:rsid w:val="00691E7E"/>
    <w:rsid w:val="006A2E5C"/>
    <w:rsid w:val="006A2EF6"/>
    <w:rsid w:val="006B326F"/>
    <w:rsid w:val="006B67BC"/>
    <w:rsid w:val="006C03DF"/>
    <w:rsid w:val="006C1C50"/>
    <w:rsid w:val="006C330D"/>
    <w:rsid w:val="006C4759"/>
    <w:rsid w:val="006D2CF3"/>
    <w:rsid w:val="006D6020"/>
    <w:rsid w:val="006E030C"/>
    <w:rsid w:val="006E0962"/>
    <w:rsid w:val="0070537D"/>
    <w:rsid w:val="007108D2"/>
    <w:rsid w:val="00711241"/>
    <w:rsid w:val="00734333"/>
    <w:rsid w:val="00736043"/>
    <w:rsid w:val="007424FF"/>
    <w:rsid w:val="00755887"/>
    <w:rsid w:val="00761133"/>
    <w:rsid w:val="00761621"/>
    <w:rsid w:val="0077167F"/>
    <w:rsid w:val="0077627F"/>
    <w:rsid w:val="00777004"/>
    <w:rsid w:val="00782915"/>
    <w:rsid w:val="007843E3"/>
    <w:rsid w:val="00794BE6"/>
    <w:rsid w:val="007A152D"/>
    <w:rsid w:val="007A6299"/>
    <w:rsid w:val="007A6BF2"/>
    <w:rsid w:val="007A701C"/>
    <w:rsid w:val="007A7EE0"/>
    <w:rsid w:val="007B2F8E"/>
    <w:rsid w:val="007C0F31"/>
    <w:rsid w:val="007C152E"/>
    <w:rsid w:val="007D09F0"/>
    <w:rsid w:val="007E0D50"/>
    <w:rsid w:val="007E4CA3"/>
    <w:rsid w:val="007F2A96"/>
    <w:rsid w:val="008040A3"/>
    <w:rsid w:val="00805F1E"/>
    <w:rsid w:val="00837FC5"/>
    <w:rsid w:val="00847C33"/>
    <w:rsid w:val="00855AC4"/>
    <w:rsid w:val="00863BAE"/>
    <w:rsid w:val="008739E8"/>
    <w:rsid w:val="00875235"/>
    <w:rsid w:val="00876B62"/>
    <w:rsid w:val="00880217"/>
    <w:rsid w:val="00880A78"/>
    <w:rsid w:val="00894CFB"/>
    <w:rsid w:val="00895FC9"/>
    <w:rsid w:val="00897023"/>
    <w:rsid w:val="008973B3"/>
    <w:rsid w:val="008B1436"/>
    <w:rsid w:val="008B352D"/>
    <w:rsid w:val="008B62F7"/>
    <w:rsid w:val="008B7E3C"/>
    <w:rsid w:val="008C2933"/>
    <w:rsid w:val="008C3E42"/>
    <w:rsid w:val="008D1C94"/>
    <w:rsid w:val="008E01F7"/>
    <w:rsid w:val="008E1C2E"/>
    <w:rsid w:val="008F026A"/>
    <w:rsid w:val="008F5A9B"/>
    <w:rsid w:val="008F7D3C"/>
    <w:rsid w:val="00903FE7"/>
    <w:rsid w:val="00910645"/>
    <w:rsid w:val="00915A92"/>
    <w:rsid w:val="0091699D"/>
    <w:rsid w:val="00923087"/>
    <w:rsid w:val="009311B7"/>
    <w:rsid w:val="00936711"/>
    <w:rsid w:val="009430B1"/>
    <w:rsid w:val="0094779B"/>
    <w:rsid w:val="00950AD3"/>
    <w:rsid w:val="0095640A"/>
    <w:rsid w:val="00956A91"/>
    <w:rsid w:val="0096053F"/>
    <w:rsid w:val="0096446B"/>
    <w:rsid w:val="00964CA2"/>
    <w:rsid w:val="009711D4"/>
    <w:rsid w:val="00973B3E"/>
    <w:rsid w:val="00976938"/>
    <w:rsid w:val="0099311A"/>
    <w:rsid w:val="009B0DB2"/>
    <w:rsid w:val="009B49F1"/>
    <w:rsid w:val="009C29D1"/>
    <w:rsid w:val="009C3B22"/>
    <w:rsid w:val="009C6296"/>
    <w:rsid w:val="009E1395"/>
    <w:rsid w:val="009E3176"/>
    <w:rsid w:val="009F1F01"/>
    <w:rsid w:val="009F2BC5"/>
    <w:rsid w:val="009F54CB"/>
    <w:rsid w:val="00A0029C"/>
    <w:rsid w:val="00A05D78"/>
    <w:rsid w:val="00A06261"/>
    <w:rsid w:val="00A06C4C"/>
    <w:rsid w:val="00A22F36"/>
    <w:rsid w:val="00A330AC"/>
    <w:rsid w:val="00A43CA0"/>
    <w:rsid w:val="00A46AC3"/>
    <w:rsid w:val="00A475C8"/>
    <w:rsid w:val="00A47D47"/>
    <w:rsid w:val="00A51109"/>
    <w:rsid w:val="00A51D7D"/>
    <w:rsid w:val="00A539B4"/>
    <w:rsid w:val="00A540E7"/>
    <w:rsid w:val="00A54BC1"/>
    <w:rsid w:val="00A54C22"/>
    <w:rsid w:val="00A56EF8"/>
    <w:rsid w:val="00A64C7A"/>
    <w:rsid w:val="00A7382D"/>
    <w:rsid w:val="00A7539A"/>
    <w:rsid w:val="00A755A5"/>
    <w:rsid w:val="00A77AE4"/>
    <w:rsid w:val="00A80259"/>
    <w:rsid w:val="00A82EF9"/>
    <w:rsid w:val="00A83D78"/>
    <w:rsid w:val="00A83DEE"/>
    <w:rsid w:val="00A92E35"/>
    <w:rsid w:val="00AA7691"/>
    <w:rsid w:val="00AA7D2C"/>
    <w:rsid w:val="00AB72C3"/>
    <w:rsid w:val="00AC4746"/>
    <w:rsid w:val="00AC6C5F"/>
    <w:rsid w:val="00AD01AC"/>
    <w:rsid w:val="00AD026E"/>
    <w:rsid w:val="00AD237F"/>
    <w:rsid w:val="00AF4FFF"/>
    <w:rsid w:val="00B15447"/>
    <w:rsid w:val="00B21614"/>
    <w:rsid w:val="00B30D5F"/>
    <w:rsid w:val="00B34AE2"/>
    <w:rsid w:val="00B40843"/>
    <w:rsid w:val="00B431FE"/>
    <w:rsid w:val="00B45043"/>
    <w:rsid w:val="00B53371"/>
    <w:rsid w:val="00B606A5"/>
    <w:rsid w:val="00B6169B"/>
    <w:rsid w:val="00B63563"/>
    <w:rsid w:val="00B70165"/>
    <w:rsid w:val="00B70CDB"/>
    <w:rsid w:val="00B71DEE"/>
    <w:rsid w:val="00B820C0"/>
    <w:rsid w:val="00B84777"/>
    <w:rsid w:val="00B86B79"/>
    <w:rsid w:val="00B879AC"/>
    <w:rsid w:val="00B90F62"/>
    <w:rsid w:val="00B94DFA"/>
    <w:rsid w:val="00BA1935"/>
    <w:rsid w:val="00BB125C"/>
    <w:rsid w:val="00BB1B8B"/>
    <w:rsid w:val="00BB47B8"/>
    <w:rsid w:val="00BB5639"/>
    <w:rsid w:val="00BB58A3"/>
    <w:rsid w:val="00BC20B7"/>
    <w:rsid w:val="00BC6E0F"/>
    <w:rsid w:val="00BE64EF"/>
    <w:rsid w:val="00BF3809"/>
    <w:rsid w:val="00BF7A32"/>
    <w:rsid w:val="00C10696"/>
    <w:rsid w:val="00C13CCC"/>
    <w:rsid w:val="00C17991"/>
    <w:rsid w:val="00C17BDA"/>
    <w:rsid w:val="00C242B5"/>
    <w:rsid w:val="00C26604"/>
    <w:rsid w:val="00C31165"/>
    <w:rsid w:val="00C548F9"/>
    <w:rsid w:val="00C54BF7"/>
    <w:rsid w:val="00C55BF2"/>
    <w:rsid w:val="00C573AA"/>
    <w:rsid w:val="00C57449"/>
    <w:rsid w:val="00C60BF1"/>
    <w:rsid w:val="00C71A2C"/>
    <w:rsid w:val="00C74C46"/>
    <w:rsid w:val="00C75849"/>
    <w:rsid w:val="00C84D54"/>
    <w:rsid w:val="00C95060"/>
    <w:rsid w:val="00CA043C"/>
    <w:rsid w:val="00CA22E8"/>
    <w:rsid w:val="00CA7B5C"/>
    <w:rsid w:val="00CB068B"/>
    <w:rsid w:val="00CB331D"/>
    <w:rsid w:val="00CB61A8"/>
    <w:rsid w:val="00CB652E"/>
    <w:rsid w:val="00CB6D47"/>
    <w:rsid w:val="00CC0E20"/>
    <w:rsid w:val="00CC457A"/>
    <w:rsid w:val="00CC4F60"/>
    <w:rsid w:val="00CD2D49"/>
    <w:rsid w:val="00CE7596"/>
    <w:rsid w:val="00CF0D5F"/>
    <w:rsid w:val="00CF757B"/>
    <w:rsid w:val="00D12AD7"/>
    <w:rsid w:val="00D14092"/>
    <w:rsid w:val="00D23264"/>
    <w:rsid w:val="00D240E6"/>
    <w:rsid w:val="00D3260E"/>
    <w:rsid w:val="00D3389D"/>
    <w:rsid w:val="00D34F6B"/>
    <w:rsid w:val="00D377E0"/>
    <w:rsid w:val="00D37885"/>
    <w:rsid w:val="00D41235"/>
    <w:rsid w:val="00D44993"/>
    <w:rsid w:val="00D44C45"/>
    <w:rsid w:val="00D5044C"/>
    <w:rsid w:val="00D53191"/>
    <w:rsid w:val="00D5366E"/>
    <w:rsid w:val="00D54722"/>
    <w:rsid w:val="00D56716"/>
    <w:rsid w:val="00D56D1E"/>
    <w:rsid w:val="00D614D2"/>
    <w:rsid w:val="00D61E65"/>
    <w:rsid w:val="00D6352A"/>
    <w:rsid w:val="00D6465D"/>
    <w:rsid w:val="00D65906"/>
    <w:rsid w:val="00D65AD8"/>
    <w:rsid w:val="00D70E05"/>
    <w:rsid w:val="00D72C39"/>
    <w:rsid w:val="00D73C58"/>
    <w:rsid w:val="00D77D7A"/>
    <w:rsid w:val="00D8175B"/>
    <w:rsid w:val="00D82820"/>
    <w:rsid w:val="00D87409"/>
    <w:rsid w:val="00D90916"/>
    <w:rsid w:val="00D93638"/>
    <w:rsid w:val="00D96BB8"/>
    <w:rsid w:val="00DA0AD4"/>
    <w:rsid w:val="00DA27F9"/>
    <w:rsid w:val="00DB0737"/>
    <w:rsid w:val="00DC3ED8"/>
    <w:rsid w:val="00DC5CC5"/>
    <w:rsid w:val="00DE14B3"/>
    <w:rsid w:val="00DE52E7"/>
    <w:rsid w:val="00DF406B"/>
    <w:rsid w:val="00DF44F1"/>
    <w:rsid w:val="00DF65F8"/>
    <w:rsid w:val="00DF6AA8"/>
    <w:rsid w:val="00DF6E29"/>
    <w:rsid w:val="00E039DC"/>
    <w:rsid w:val="00E04CC2"/>
    <w:rsid w:val="00E070B3"/>
    <w:rsid w:val="00E10567"/>
    <w:rsid w:val="00E12ED8"/>
    <w:rsid w:val="00E200F9"/>
    <w:rsid w:val="00E21743"/>
    <w:rsid w:val="00E226FD"/>
    <w:rsid w:val="00E34BC5"/>
    <w:rsid w:val="00E45EAB"/>
    <w:rsid w:val="00E5348D"/>
    <w:rsid w:val="00E53CFD"/>
    <w:rsid w:val="00E550BC"/>
    <w:rsid w:val="00E565FC"/>
    <w:rsid w:val="00E63602"/>
    <w:rsid w:val="00E70D74"/>
    <w:rsid w:val="00E93734"/>
    <w:rsid w:val="00E95AFA"/>
    <w:rsid w:val="00EA3C70"/>
    <w:rsid w:val="00EB5AA8"/>
    <w:rsid w:val="00EC0A03"/>
    <w:rsid w:val="00EC3C50"/>
    <w:rsid w:val="00ED0868"/>
    <w:rsid w:val="00ED5799"/>
    <w:rsid w:val="00ED6C25"/>
    <w:rsid w:val="00ED74CE"/>
    <w:rsid w:val="00EE069F"/>
    <w:rsid w:val="00EE7110"/>
    <w:rsid w:val="00EE7C65"/>
    <w:rsid w:val="00EF1309"/>
    <w:rsid w:val="00F03745"/>
    <w:rsid w:val="00F072A9"/>
    <w:rsid w:val="00F16D7A"/>
    <w:rsid w:val="00F20B6B"/>
    <w:rsid w:val="00F24EA5"/>
    <w:rsid w:val="00F30E5D"/>
    <w:rsid w:val="00F405EB"/>
    <w:rsid w:val="00F40D1B"/>
    <w:rsid w:val="00F41D79"/>
    <w:rsid w:val="00F44961"/>
    <w:rsid w:val="00F50827"/>
    <w:rsid w:val="00F5627D"/>
    <w:rsid w:val="00F56E99"/>
    <w:rsid w:val="00F60E2E"/>
    <w:rsid w:val="00F618A1"/>
    <w:rsid w:val="00F6679B"/>
    <w:rsid w:val="00F753EA"/>
    <w:rsid w:val="00F83137"/>
    <w:rsid w:val="00F84D07"/>
    <w:rsid w:val="00F9023E"/>
    <w:rsid w:val="00F9423C"/>
    <w:rsid w:val="00FA1E44"/>
    <w:rsid w:val="00FA2F29"/>
    <w:rsid w:val="00FA5039"/>
    <w:rsid w:val="00FC3920"/>
    <w:rsid w:val="00FC5C7B"/>
    <w:rsid w:val="00FC6E89"/>
    <w:rsid w:val="00FD0879"/>
    <w:rsid w:val="00FD4C94"/>
    <w:rsid w:val="00FD6B7C"/>
    <w:rsid w:val="00FD7BDF"/>
    <w:rsid w:val="00FE07F1"/>
    <w:rsid w:val="00FE5E19"/>
    <w:rsid w:val="00FE725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88DDF"/>
  <w15:chartTrackingRefBased/>
  <w15:docId w15:val="{9128FAB9-8DC8-4212-AC7B-4B5CA6962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820C0"/>
    <w:pPr>
      <w:spacing w:line="264" w:lineRule="auto"/>
    </w:pPr>
    <w:rPr>
      <w:sz w:val="19"/>
    </w:rPr>
  </w:style>
  <w:style w:type="paragraph" w:styleId="Kop1">
    <w:name w:val="heading 1"/>
    <w:basedOn w:val="Standaard"/>
    <w:next w:val="Standaard"/>
    <w:link w:val="Kop1Char"/>
    <w:uiPriority w:val="9"/>
    <w:qFormat/>
    <w:rsid w:val="007424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DF40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link w:val="LijstalineaChar"/>
    <w:uiPriority w:val="34"/>
    <w:qFormat/>
    <w:rsid w:val="008040A3"/>
    <w:pPr>
      <w:ind w:left="720"/>
      <w:contextualSpacing/>
    </w:pPr>
  </w:style>
  <w:style w:type="character" w:customStyle="1" w:styleId="Kop1Char">
    <w:name w:val="Kop 1 Char"/>
    <w:basedOn w:val="Standaardalinea-lettertype"/>
    <w:link w:val="Kop1"/>
    <w:uiPriority w:val="9"/>
    <w:rsid w:val="007424FF"/>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DF406B"/>
    <w:rPr>
      <w:rFonts w:asciiTheme="majorHAnsi" w:eastAsiaTheme="majorEastAsia" w:hAnsiTheme="majorHAnsi" w:cstheme="majorBidi"/>
      <w:color w:val="2F5496" w:themeColor="accent1" w:themeShade="BF"/>
      <w:sz w:val="26"/>
      <w:szCs w:val="26"/>
    </w:rPr>
  </w:style>
  <w:style w:type="paragraph" w:styleId="Voetnoottekst">
    <w:name w:val="footnote text"/>
    <w:basedOn w:val="Standaard"/>
    <w:link w:val="VoetnoottekstChar"/>
    <w:uiPriority w:val="99"/>
    <w:semiHidden/>
    <w:unhideWhenUsed/>
    <w:rsid w:val="00B820C0"/>
    <w:pPr>
      <w:spacing w:after="0" w:line="240" w:lineRule="auto"/>
    </w:pPr>
    <w:rPr>
      <w:sz w:val="16"/>
      <w:szCs w:val="20"/>
    </w:rPr>
  </w:style>
  <w:style w:type="character" w:customStyle="1" w:styleId="VoetnoottekstChar">
    <w:name w:val="Voetnoottekst Char"/>
    <w:basedOn w:val="Standaardalinea-lettertype"/>
    <w:link w:val="Voetnoottekst"/>
    <w:uiPriority w:val="99"/>
    <w:semiHidden/>
    <w:rsid w:val="00B820C0"/>
    <w:rPr>
      <w:sz w:val="16"/>
      <w:szCs w:val="20"/>
    </w:rPr>
  </w:style>
  <w:style w:type="paragraph" w:styleId="Bijschrift">
    <w:name w:val="caption"/>
    <w:basedOn w:val="Standaard"/>
    <w:next w:val="Standaard"/>
    <w:uiPriority w:val="35"/>
    <w:semiHidden/>
    <w:unhideWhenUsed/>
    <w:qFormat/>
    <w:rsid w:val="00A83D78"/>
    <w:pPr>
      <w:spacing w:after="200" w:line="240" w:lineRule="auto"/>
    </w:pPr>
    <w:rPr>
      <w:i/>
      <w:iCs/>
      <w:color w:val="44546A" w:themeColor="text2"/>
      <w:sz w:val="18"/>
      <w:szCs w:val="18"/>
    </w:rPr>
  </w:style>
  <w:style w:type="table" w:styleId="Tabelraster">
    <w:name w:val="Table Grid"/>
    <w:basedOn w:val="Standaardtabel"/>
    <w:uiPriority w:val="59"/>
    <w:rsid w:val="00D73C58"/>
    <w:pPr>
      <w:spacing w:after="0" w:line="240" w:lineRule="exact"/>
    </w:pPr>
    <w:rPr>
      <w:sz w:val="14"/>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Pr/>
      <w:trPr>
        <w:tblHeader/>
      </w:trPr>
    </w:tblStylePr>
  </w:style>
  <w:style w:type="character" w:customStyle="1" w:styleId="LijstalineaChar">
    <w:name w:val="Lijstalinea Char"/>
    <w:basedOn w:val="Standaardalinea-lettertype"/>
    <w:link w:val="Lijstalinea"/>
    <w:uiPriority w:val="34"/>
    <w:rsid w:val="00D73C58"/>
    <w:rPr>
      <w:sz w:val="19"/>
    </w:rPr>
  </w:style>
  <w:style w:type="paragraph" w:customStyle="1" w:styleId="Lijstalinea1">
    <w:name w:val="Lijstalinea1"/>
    <w:basedOn w:val="Standaard"/>
    <w:semiHidden/>
    <w:rsid w:val="00D73C58"/>
    <w:pPr>
      <w:numPr>
        <w:numId w:val="26"/>
      </w:numPr>
      <w:spacing w:after="0" w:line="240" w:lineRule="auto"/>
    </w:pPr>
    <w:rPr>
      <w:sz w:val="18"/>
      <w:szCs w:val="18"/>
    </w:rPr>
  </w:style>
  <w:style w:type="paragraph" w:styleId="Normaalweb">
    <w:name w:val="Normal (Web)"/>
    <w:basedOn w:val="Standaard"/>
    <w:uiPriority w:val="99"/>
    <w:semiHidden/>
    <w:unhideWhenUsed/>
    <w:rsid w:val="00D73C58"/>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Verwijzingopmerking">
    <w:name w:val="annotation reference"/>
    <w:basedOn w:val="Standaardalinea-lettertype"/>
    <w:uiPriority w:val="99"/>
    <w:semiHidden/>
    <w:unhideWhenUsed/>
    <w:rsid w:val="00D73C58"/>
    <w:rPr>
      <w:sz w:val="16"/>
      <w:szCs w:val="16"/>
    </w:rPr>
  </w:style>
  <w:style w:type="paragraph" w:styleId="Tekstopmerking">
    <w:name w:val="annotation text"/>
    <w:basedOn w:val="Standaard"/>
    <w:link w:val="TekstopmerkingChar"/>
    <w:uiPriority w:val="99"/>
    <w:unhideWhenUsed/>
    <w:rsid w:val="00D73C58"/>
    <w:pPr>
      <w:spacing w:after="0" w:line="240" w:lineRule="auto"/>
    </w:pPr>
    <w:rPr>
      <w:sz w:val="20"/>
      <w:szCs w:val="20"/>
    </w:rPr>
  </w:style>
  <w:style w:type="character" w:customStyle="1" w:styleId="TekstopmerkingChar">
    <w:name w:val="Tekst opmerking Char"/>
    <w:basedOn w:val="Standaardalinea-lettertype"/>
    <w:link w:val="Tekstopmerking"/>
    <w:uiPriority w:val="99"/>
    <w:rsid w:val="00D73C58"/>
    <w:rPr>
      <w:sz w:val="20"/>
      <w:szCs w:val="20"/>
    </w:rPr>
  </w:style>
  <w:style w:type="paragraph" w:styleId="Kopvaninhoudsopgave">
    <w:name w:val="TOC Heading"/>
    <w:basedOn w:val="Kop1"/>
    <w:next w:val="Standaard"/>
    <w:uiPriority w:val="39"/>
    <w:unhideWhenUsed/>
    <w:qFormat/>
    <w:rsid w:val="003E5ECD"/>
    <w:pPr>
      <w:spacing w:line="259" w:lineRule="auto"/>
      <w:outlineLvl w:val="9"/>
    </w:pPr>
    <w:rPr>
      <w:lang w:eastAsia="nl-NL"/>
    </w:rPr>
  </w:style>
  <w:style w:type="paragraph" w:styleId="Inhopg1">
    <w:name w:val="toc 1"/>
    <w:basedOn w:val="Standaard"/>
    <w:next w:val="Standaard"/>
    <w:autoRedefine/>
    <w:uiPriority w:val="39"/>
    <w:unhideWhenUsed/>
    <w:rsid w:val="003E5ECD"/>
    <w:pPr>
      <w:spacing w:after="100"/>
    </w:pPr>
  </w:style>
  <w:style w:type="paragraph" w:styleId="Inhopg2">
    <w:name w:val="toc 2"/>
    <w:basedOn w:val="Standaard"/>
    <w:next w:val="Standaard"/>
    <w:autoRedefine/>
    <w:uiPriority w:val="39"/>
    <w:unhideWhenUsed/>
    <w:rsid w:val="003E5ECD"/>
    <w:pPr>
      <w:spacing w:after="100"/>
      <w:ind w:left="190"/>
    </w:pPr>
  </w:style>
  <w:style w:type="character" w:styleId="Hyperlink">
    <w:name w:val="Hyperlink"/>
    <w:basedOn w:val="Standaardalinea-lettertype"/>
    <w:uiPriority w:val="99"/>
    <w:unhideWhenUsed/>
    <w:rsid w:val="003E5ECD"/>
    <w:rPr>
      <w:color w:val="0563C1" w:themeColor="hyperlink"/>
      <w:u w:val="single"/>
    </w:rPr>
  </w:style>
  <w:style w:type="character" w:customStyle="1" w:styleId="Onopgelostemelding1">
    <w:name w:val="Onopgeloste melding1"/>
    <w:basedOn w:val="Standaardalinea-lettertype"/>
    <w:uiPriority w:val="99"/>
    <w:semiHidden/>
    <w:unhideWhenUsed/>
    <w:rsid w:val="00734333"/>
    <w:rPr>
      <w:color w:val="605E5C"/>
      <w:shd w:val="clear" w:color="auto" w:fill="E1DFDD"/>
    </w:rPr>
  </w:style>
  <w:style w:type="character" w:styleId="GevolgdeHyperlink">
    <w:name w:val="FollowedHyperlink"/>
    <w:basedOn w:val="Standaardalinea-lettertype"/>
    <w:uiPriority w:val="99"/>
    <w:semiHidden/>
    <w:unhideWhenUsed/>
    <w:rsid w:val="00AC4746"/>
    <w:rPr>
      <w:color w:val="954F72" w:themeColor="followedHyperlink"/>
      <w:u w:val="single"/>
    </w:rPr>
  </w:style>
  <w:style w:type="paragraph" w:styleId="Onderwerpvanopmerking">
    <w:name w:val="annotation subject"/>
    <w:basedOn w:val="Tekstopmerking"/>
    <w:next w:val="Tekstopmerking"/>
    <w:link w:val="OnderwerpvanopmerkingChar"/>
    <w:uiPriority w:val="99"/>
    <w:semiHidden/>
    <w:unhideWhenUsed/>
    <w:rsid w:val="003C41A9"/>
    <w:pPr>
      <w:spacing w:after="160"/>
    </w:pPr>
    <w:rPr>
      <w:b/>
      <w:bCs/>
    </w:rPr>
  </w:style>
  <w:style w:type="character" w:customStyle="1" w:styleId="OnderwerpvanopmerkingChar">
    <w:name w:val="Onderwerp van opmerking Char"/>
    <w:basedOn w:val="TekstopmerkingChar"/>
    <w:link w:val="Onderwerpvanopmerking"/>
    <w:uiPriority w:val="99"/>
    <w:semiHidden/>
    <w:rsid w:val="003C41A9"/>
    <w:rPr>
      <w:b/>
      <w:bCs/>
      <w:sz w:val="20"/>
      <w:szCs w:val="20"/>
    </w:rPr>
  </w:style>
  <w:style w:type="paragraph" w:styleId="Ballontekst">
    <w:name w:val="Balloon Text"/>
    <w:basedOn w:val="Standaard"/>
    <w:link w:val="BallontekstChar"/>
    <w:uiPriority w:val="99"/>
    <w:semiHidden/>
    <w:unhideWhenUsed/>
    <w:rsid w:val="003C41A9"/>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3C41A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92228">
      <w:bodyDiv w:val="1"/>
      <w:marLeft w:val="0"/>
      <w:marRight w:val="0"/>
      <w:marTop w:val="0"/>
      <w:marBottom w:val="0"/>
      <w:divBdr>
        <w:top w:val="none" w:sz="0" w:space="0" w:color="auto"/>
        <w:left w:val="none" w:sz="0" w:space="0" w:color="auto"/>
        <w:bottom w:val="none" w:sz="0" w:space="0" w:color="auto"/>
        <w:right w:val="none" w:sz="0" w:space="0" w:color="auto"/>
      </w:divBdr>
    </w:div>
    <w:div w:id="198706386">
      <w:bodyDiv w:val="1"/>
      <w:marLeft w:val="0"/>
      <w:marRight w:val="0"/>
      <w:marTop w:val="0"/>
      <w:marBottom w:val="0"/>
      <w:divBdr>
        <w:top w:val="none" w:sz="0" w:space="0" w:color="auto"/>
        <w:left w:val="none" w:sz="0" w:space="0" w:color="auto"/>
        <w:bottom w:val="none" w:sz="0" w:space="0" w:color="auto"/>
        <w:right w:val="none" w:sz="0" w:space="0" w:color="auto"/>
      </w:divBdr>
    </w:div>
    <w:div w:id="1327053219">
      <w:bodyDiv w:val="1"/>
      <w:marLeft w:val="0"/>
      <w:marRight w:val="0"/>
      <w:marTop w:val="0"/>
      <w:marBottom w:val="0"/>
      <w:divBdr>
        <w:top w:val="none" w:sz="0" w:space="0" w:color="auto"/>
        <w:left w:val="none" w:sz="0" w:space="0" w:color="auto"/>
        <w:bottom w:val="none" w:sz="0" w:space="0" w:color="auto"/>
        <w:right w:val="none" w:sz="0" w:space="0" w:color="auto"/>
      </w:divBdr>
    </w:div>
    <w:div w:id="1521892233">
      <w:bodyDiv w:val="1"/>
      <w:marLeft w:val="0"/>
      <w:marRight w:val="0"/>
      <w:marTop w:val="0"/>
      <w:marBottom w:val="0"/>
      <w:divBdr>
        <w:top w:val="none" w:sz="0" w:space="0" w:color="auto"/>
        <w:left w:val="none" w:sz="0" w:space="0" w:color="auto"/>
        <w:bottom w:val="none" w:sz="0" w:space="0" w:color="auto"/>
        <w:right w:val="none" w:sz="0" w:space="0" w:color="auto"/>
      </w:divBdr>
    </w:div>
    <w:div w:id="1535381134">
      <w:bodyDiv w:val="1"/>
      <w:marLeft w:val="0"/>
      <w:marRight w:val="0"/>
      <w:marTop w:val="0"/>
      <w:marBottom w:val="0"/>
      <w:divBdr>
        <w:top w:val="none" w:sz="0" w:space="0" w:color="auto"/>
        <w:left w:val="none" w:sz="0" w:space="0" w:color="auto"/>
        <w:bottom w:val="none" w:sz="0" w:space="0" w:color="auto"/>
        <w:right w:val="none" w:sz="0" w:space="0" w:color="auto"/>
      </w:divBdr>
    </w:div>
    <w:div w:id="1612124807">
      <w:bodyDiv w:val="1"/>
      <w:marLeft w:val="0"/>
      <w:marRight w:val="0"/>
      <w:marTop w:val="0"/>
      <w:marBottom w:val="0"/>
      <w:divBdr>
        <w:top w:val="none" w:sz="0" w:space="0" w:color="auto"/>
        <w:left w:val="none" w:sz="0" w:space="0" w:color="auto"/>
        <w:bottom w:val="none" w:sz="0" w:space="0" w:color="auto"/>
        <w:right w:val="none" w:sz="0" w:space="0" w:color="auto"/>
      </w:divBdr>
    </w:div>
    <w:div w:id="1672829887">
      <w:bodyDiv w:val="1"/>
      <w:marLeft w:val="0"/>
      <w:marRight w:val="0"/>
      <w:marTop w:val="0"/>
      <w:marBottom w:val="0"/>
      <w:divBdr>
        <w:top w:val="none" w:sz="0" w:space="0" w:color="auto"/>
        <w:left w:val="none" w:sz="0" w:space="0" w:color="auto"/>
        <w:bottom w:val="none" w:sz="0" w:space="0" w:color="auto"/>
        <w:right w:val="none" w:sz="0" w:space="0" w:color="auto"/>
      </w:divBdr>
    </w:div>
    <w:div w:id="1779138512">
      <w:bodyDiv w:val="1"/>
      <w:marLeft w:val="0"/>
      <w:marRight w:val="0"/>
      <w:marTop w:val="0"/>
      <w:marBottom w:val="0"/>
      <w:divBdr>
        <w:top w:val="none" w:sz="0" w:space="0" w:color="auto"/>
        <w:left w:val="none" w:sz="0" w:space="0" w:color="auto"/>
        <w:bottom w:val="none" w:sz="0" w:space="0" w:color="auto"/>
        <w:right w:val="none" w:sz="0" w:space="0" w:color="auto"/>
      </w:divBdr>
    </w:div>
    <w:div w:id="1933387982">
      <w:bodyDiv w:val="1"/>
      <w:marLeft w:val="0"/>
      <w:marRight w:val="0"/>
      <w:marTop w:val="0"/>
      <w:marBottom w:val="0"/>
      <w:divBdr>
        <w:top w:val="none" w:sz="0" w:space="0" w:color="auto"/>
        <w:left w:val="none" w:sz="0" w:space="0" w:color="auto"/>
        <w:bottom w:val="none" w:sz="0" w:space="0" w:color="auto"/>
        <w:right w:val="none" w:sz="0" w:space="0" w:color="auto"/>
      </w:divBdr>
    </w:div>
    <w:div w:id="2119332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BCC50F-E2C0-499D-8EF4-1A9AF14AB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25</Pages>
  <Words>5722</Words>
  <Characters>31474</Characters>
  <Application>Microsoft Office Word</Application>
  <DocSecurity>0</DocSecurity>
  <Lines>262</Lines>
  <Paragraphs>74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Broekema</dc:creator>
  <cp:keywords/>
  <dc:description/>
  <cp:lastModifiedBy>Driel, Jop van (RWS CIV)</cp:lastModifiedBy>
  <cp:revision>5</cp:revision>
  <cp:lastPrinted>2023-03-29T08:55:00Z</cp:lastPrinted>
  <dcterms:created xsi:type="dcterms:W3CDTF">2024-08-19T10:43:00Z</dcterms:created>
  <dcterms:modified xsi:type="dcterms:W3CDTF">2024-08-20T08:15:00Z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1471181234</vt:i4>
  </property>
</Properties>
</file>